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B9509C" w14:textId="2C38C747" w:rsidR="008B45B5" w:rsidRPr="00DA405F" w:rsidRDefault="008B45B5" w:rsidP="004A71FF">
      <w:pPr>
        <w:pStyle w:val="Standard"/>
        <w:rPr>
          <w:rFonts w:cs="Times New Roman"/>
          <w:b/>
          <w:bCs/>
        </w:rPr>
      </w:pPr>
      <w:r w:rsidRPr="00DA405F">
        <w:rPr>
          <w:rFonts w:cs="Times New Roman"/>
          <w:b/>
          <w:bCs/>
        </w:rPr>
        <w:t>To do</w:t>
      </w:r>
    </w:p>
    <w:p w14:paraId="1DC1387B" w14:textId="66A9D1DB" w:rsidR="00A17511" w:rsidRDefault="008B45B5" w:rsidP="004A71FF">
      <w:pPr>
        <w:pStyle w:val="Standard"/>
        <w:numPr>
          <w:ilvl w:val="0"/>
          <w:numId w:val="4"/>
        </w:numPr>
        <w:rPr>
          <w:rFonts w:cs="Times New Roman"/>
        </w:rPr>
      </w:pPr>
      <w:r w:rsidRPr="00DA405F">
        <w:rPr>
          <w:rFonts w:cs="Times New Roman"/>
        </w:rPr>
        <w:t>Complete organisation of thesis</w:t>
      </w:r>
    </w:p>
    <w:p w14:paraId="1BE4AC8E" w14:textId="0973FA89" w:rsidR="00A17511" w:rsidRDefault="00A17511" w:rsidP="004A71FF">
      <w:pPr>
        <w:pStyle w:val="Standard"/>
        <w:numPr>
          <w:ilvl w:val="0"/>
          <w:numId w:val="4"/>
        </w:numPr>
        <w:rPr>
          <w:rFonts w:cs="Times New Roman"/>
        </w:rPr>
      </w:pPr>
      <w:r>
        <w:rPr>
          <w:rFonts w:cs="Times New Roman"/>
        </w:rPr>
        <w:t>Write appendices</w:t>
      </w:r>
    </w:p>
    <w:p w14:paraId="415F132A" w14:textId="7B3AEAB6" w:rsidR="00A17511" w:rsidRDefault="00A17511" w:rsidP="004A71FF">
      <w:pPr>
        <w:pStyle w:val="Standard"/>
        <w:numPr>
          <w:ilvl w:val="0"/>
          <w:numId w:val="4"/>
        </w:numPr>
        <w:rPr>
          <w:rFonts w:cs="Times New Roman"/>
        </w:rPr>
      </w:pPr>
      <w:r>
        <w:rPr>
          <w:rFonts w:cs="Times New Roman"/>
        </w:rPr>
        <w:t>Change figure text size to be readable</w:t>
      </w:r>
      <w:r w:rsidR="003343B6">
        <w:rPr>
          <w:rFonts w:cs="Times New Roman"/>
        </w:rPr>
        <w:t>. Also put X and Y on the indifference in figure 1c) (see page 5)</w:t>
      </w:r>
    </w:p>
    <w:p w14:paraId="1E4B4061" w14:textId="6309A599" w:rsidR="00C72F04" w:rsidRDefault="00C72F04" w:rsidP="004A71FF">
      <w:pPr>
        <w:pStyle w:val="Standard"/>
        <w:numPr>
          <w:ilvl w:val="0"/>
          <w:numId w:val="4"/>
        </w:numPr>
        <w:rPr>
          <w:rFonts w:cs="Times New Roman"/>
        </w:rPr>
      </w:pPr>
      <w:r>
        <w:rPr>
          <w:rFonts w:cs="Times New Roman"/>
        </w:rPr>
        <w:t>Fix equation symbols for consistency</w:t>
      </w:r>
    </w:p>
    <w:p w14:paraId="36015493" w14:textId="6C164FA9" w:rsidR="00B8223A" w:rsidRDefault="00B8223A" w:rsidP="00B8223A">
      <w:pPr>
        <w:pStyle w:val="Standard"/>
        <w:rPr>
          <w:rFonts w:cs="Times New Roman"/>
        </w:rPr>
      </w:pPr>
    </w:p>
    <w:p w14:paraId="2EFAF271" w14:textId="2E5AB1A2" w:rsidR="00B8223A" w:rsidRPr="00C72F04" w:rsidRDefault="00B8223A" w:rsidP="00B8223A">
      <w:pPr>
        <w:pStyle w:val="Standard"/>
        <w:rPr>
          <w:rFonts w:cs="Times New Roman"/>
          <w:b/>
          <w:bCs/>
        </w:rPr>
      </w:pPr>
      <w:r w:rsidRPr="00C72F04">
        <w:rPr>
          <w:rFonts w:cs="Times New Roman"/>
          <w:b/>
          <w:bCs/>
        </w:rPr>
        <w:t>Wolfram notes:</w:t>
      </w:r>
    </w:p>
    <w:p w14:paraId="2E9AAF66" w14:textId="19B7BE74" w:rsidR="00612838" w:rsidRPr="000E7920" w:rsidRDefault="00612838" w:rsidP="00612838">
      <w:pPr>
        <w:pStyle w:val="Standard"/>
        <w:rPr>
          <w:rFonts w:ascii="Arial" w:hAnsi="Arial"/>
          <w:color w:val="222222"/>
          <w:sz w:val="20"/>
          <w:szCs w:val="20"/>
          <w:shd w:val="clear" w:color="auto" w:fill="FFFFFF"/>
        </w:rPr>
      </w:pPr>
      <w:r w:rsidRPr="000E7920">
        <w:rPr>
          <w:rFonts w:ascii="Arial" w:hAnsi="Arial"/>
          <w:color w:val="222222"/>
          <w:sz w:val="20"/>
          <w:szCs w:val="20"/>
          <w:shd w:val="clear" w:color="auto" w:fill="FFFFFF"/>
        </w:rPr>
        <w:t>- economic decision-making is not modern nor new (500 years), as all animals, including fruit flies, make economic decisions. I would define an economic decision as one that deals with reward ('value-based decision'), as opposed to pure, value-free, perceptual decisions.</w:t>
      </w:r>
      <w:r w:rsidRPr="000E7920">
        <w:rPr>
          <w:rFonts w:ascii="Arial" w:hAnsi="Arial"/>
          <w:color w:val="222222"/>
          <w:sz w:val="20"/>
          <w:szCs w:val="20"/>
        </w:rPr>
        <w:br/>
      </w:r>
      <w:r w:rsidRPr="000E7920">
        <w:rPr>
          <w:rFonts w:ascii="Arial" w:hAnsi="Arial"/>
          <w:color w:val="222222"/>
          <w:sz w:val="20"/>
          <w:szCs w:val="20"/>
          <w:shd w:val="clear" w:color="auto" w:fill="FFFFFF"/>
        </w:rPr>
        <w:t xml:space="preserve">- the equations for the St </w:t>
      </w:r>
      <w:proofErr w:type="spellStart"/>
      <w:r w:rsidRPr="000E7920">
        <w:rPr>
          <w:rFonts w:ascii="Arial" w:hAnsi="Arial"/>
          <w:color w:val="222222"/>
          <w:sz w:val="20"/>
          <w:szCs w:val="20"/>
          <w:shd w:val="clear" w:color="auto" w:fill="FFFFFF"/>
        </w:rPr>
        <w:t>Persburg</w:t>
      </w:r>
      <w:proofErr w:type="spellEnd"/>
      <w:r w:rsidRPr="000E7920">
        <w:rPr>
          <w:rFonts w:ascii="Arial" w:hAnsi="Arial"/>
          <w:color w:val="222222"/>
          <w:sz w:val="20"/>
          <w:szCs w:val="20"/>
          <w:shd w:val="clear" w:color="auto" w:fill="FFFFFF"/>
        </w:rPr>
        <w:t xml:space="preserve"> paradox are fine, but I would find a Bellman equation, including mention of its relationship to economic optimisation (utility maximisation) more relevant, as it is the basis for TD-RL.</w:t>
      </w:r>
      <w:r w:rsidRPr="000E7920">
        <w:rPr>
          <w:rFonts w:ascii="Arial" w:hAnsi="Arial"/>
          <w:color w:val="222222"/>
          <w:sz w:val="20"/>
          <w:szCs w:val="20"/>
        </w:rPr>
        <w:br/>
      </w:r>
      <w:r w:rsidRPr="000E7920">
        <w:rPr>
          <w:rFonts w:ascii="Arial" w:hAnsi="Arial"/>
          <w:color w:val="222222"/>
          <w:sz w:val="20"/>
          <w:szCs w:val="20"/>
          <w:shd w:val="clear" w:color="auto" w:fill="FFFFFF"/>
        </w:rPr>
        <w:t>- I don’t agree that C. elegans following a chemical gradient makes a perceptual decision. Yes, there is a sensory experience involved (chemical here) but so is the case for a choice between two fractals on a computer monitor. What C. elegans really wants is the best reward, or escaping something noxious, which is an economic decision, according to my definition above.</w:t>
      </w:r>
    </w:p>
    <w:p w14:paraId="0AA2FDBC" w14:textId="5BEAC7DB" w:rsidR="001C5584" w:rsidRDefault="001C5584" w:rsidP="00612838">
      <w:pPr>
        <w:pStyle w:val="Standard"/>
        <w:rPr>
          <w:rFonts w:ascii="Arial" w:hAnsi="Arial"/>
          <w:color w:val="222222"/>
          <w:shd w:val="clear" w:color="auto" w:fill="FFFFFF"/>
        </w:rPr>
      </w:pPr>
    </w:p>
    <w:p w14:paraId="5901F533" w14:textId="33C393A3" w:rsidR="001C5584" w:rsidRPr="00C72F04" w:rsidRDefault="001C5584" w:rsidP="00612838">
      <w:pPr>
        <w:pStyle w:val="Standard"/>
        <w:rPr>
          <w:rFonts w:ascii="Arial" w:hAnsi="Arial"/>
          <w:b/>
          <w:bCs/>
          <w:color w:val="222222"/>
          <w:shd w:val="clear" w:color="auto" w:fill="FFFFFF"/>
        </w:rPr>
      </w:pPr>
      <w:r w:rsidRPr="00C72F04">
        <w:rPr>
          <w:rFonts w:ascii="Arial" w:hAnsi="Arial"/>
          <w:b/>
          <w:bCs/>
          <w:color w:val="222222"/>
          <w:shd w:val="clear" w:color="auto" w:fill="FFFFFF"/>
        </w:rPr>
        <w:t>Notes to reviewers:</w:t>
      </w:r>
    </w:p>
    <w:p w14:paraId="7103B5D8" w14:textId="3664134F" w:rsidR="001C5584" w:rsidRDefault="001C5584" w:rsidP="00612838">
      <w:pPr>
        <w:pStyle w:val="Standard"/>
        <w:rPr>
          <w:rFonts w:ascii="Arial" w:hAnsi="Arial"/>
          <w:color w:val="222222"/>
          <w:shd w:val="clear" w:color="auto" w:fill="FFFFFF"/>
        </w:rPr>
      </w:pPr>
    </w:p>
    <w:p w14:paraId="384590A5" w14:textId="58D6658D"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 xml:space="preserve">Thank you for reviewing </w:t>
      </w:r>
      <w:r w:rsidRPr="001C5584">
        <w:rPr>
          <mc:AlternateContent>
            <mc:Choice Requires="w16se">
              <w:rFonts w:ascii="Arial" w:hAnsi="Arial"/>
            </mc:Choice>
            <mc:Fallback>
              <w:rFonts w:ascii="Segoe UI Emoji" w:eastAsia="Segoe UI Emoji" w:hAnsi="Segoe UI Emoji" w:cs="Segoe UI Emoji"/>
            </mc:Fallback>
          </mc:AlternateContent>
          <w:color w:val="222222"/>
          <w:shd w:val="clear" w:color="auto" w:fill="FFFFFF"/>
        </w:rPr>
        <mc:AlternateContent>
          <mc:Choice Requires="w16se">
            <w16se:symEx w16se:font="Segoe UI Emoji" w16se:char="1F60A"/>
          </mc:Choice>
          <mc:Fallback>
            <w:t>😊</w:t>
          </mc:Fallback>
        </mc:AlternateContent>
      </w:r>
    </w:p>
    <w:p w14:paraId="3402C9E2" w14:textId="0422CF5A"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This chapter I’m fairly happy with as is. There are some obvious things to be completed (usually in red) but the main text is mostly complete.</w:t>
      </w:r>
    </w:p>
    <w:p w14:paraId="46797155" w14:textId="3BFDA837" w:rsidR="00C72F04" w:rsidRDefault="00C72F04" w:rsidP="00612838">
      <w:pPr>
        <w:pStyle w:val="Standard"/>
        <w:rPr>
          <w:rFonts w:ascii="Arial" w:hAnsi="Arial"/>
          <w:color w:val="222222"/>
          <w:shd w:val="clear" w:color="auto" w:fill="FFFFFF"/>
        </w:rPr>
      </w:pPr>
    </w:p>
    <w:p w14:paraId="0C7C7A54" w14:textId="378B3F41" w:rsidR="00C6642B" w:rsidRDefault="00C72F04" w:rsidP="00C72F04">
      <w:pPr>
        <w:pStyle w:val="Standard"/>
        <w:rPr>
          <w:rFonts w:ascii="Arial" w:hAnsi="Arial"/>
          <w:color w:val="222222"/>
          <w:shd w:val="clear" w:color="auto" w:fill="FFFFFF"/>
        </w:rPr>
      </w:pPr>
      <w:r>
        <w:rPr>
          <w:rFonts w:ascii="Arial" w:hAnsi="Arial"/>
          <w:color w:val="222222"/>
          <w:shd w:val="clear" w:color="auto" w:fill="FFFFFF"/>
        </w:rPr>
        <w:t>Things I don’t really care about so don’t waste time looking too deeply:</w:t>
      </w:r>
    </w:p>
    <w:p w14:paraId="74067FC5" w14:textId="1CDE7747"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Equation symbols are a bit of a mess. I haven’t found a convention I like. Small job that can wait to the end. The equations and derivations should still make sense and if you spot any math errors would really like to fix those, but don’t worry too much</w:t>
      </w:r>
    </w:p>
    <w:p w14:paraId="1D929CE9" w14:textId="16D271F5"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Figure/equation numbers are a mess. I’ll go through at the end and get a standard and fix them, that’s fine</w:t>
      </w:r>
      <w:r w:rsidR="004770AD">
        <w:rPr>
          <w:rFonts w:ascii="Arial" w:hAnsi="Arial"/>
          <w:color w:val="222222"/>
          <w:shd w:val="clear" w:color="auto" w:fill="FFFFFF"/>
        </w:rPr>
        <w:t>. Figure size etc. can also be a bit off. I’m going to go back and look over all of them before submitting.</w:t>
      </w:r>
    </w:p>
    <w:p w14:paraId="7A19992C" w14:textId="501750A0" w:rsidR="00C72F04" w:rsidRPr="006D2250" w:rsidRDefault="00C72F04" w:rsidP="00C72F04">
      <w:pPr>
        <w:pStyle w:val="Standard"/>
        <w:numPr>
          <w:ilvl w:val="0"/>
          <w:numId w:val="4"/>
        </w:numPr>
        <w:rPr>
          <w:rFonts w:cs="Times New Roman"/>
        </w:rPr>
      </w:pPr>
      <w:r>
        <w:rPr>
          <w:rFonts w:ascii="Arial" w:hAnsi="Arial"/>
          <w:color w:val="222222"/>
          <w:shd w:val="clear" w:color="auto" w:fill="FFFFFF"/>
        </w:rPr>
        <w:t>Appendix 2 is very rough still and I haven’t figured out how to end it. Would still appreciate a reading but it’s a bit of an involved appendix which I’ll get the lab to really look at</w:t>
      </w:r>
    </w:p>
    <w:p w14:paraId="297CDB33" w14:textId="4E7D735B" w:rsidR="006D2250" w:rsidRPr="006D2250" w:rsidRDefault="006D2250" w:rsidP="00C72F04">
      <w:pPr>
        <w:pStyle w:val="Standard"/>
        <w:numPr>
          <w:ilvl w:val="0"/>
          <w:numId w:val="4"/>
        </w:numPr>
        <w:rPr>
          <w:rFonts w:cs="Times New Roman"/>
        </w:rPr>
      </w:pPr>
      <w:commentRangeStart w:id="0"/>
      <w:r>
        <w:rPr>
          <w:rFonts w:ascii="Arial" w:hAnsi="Arial"/>
          <w:color w:val="222222"/>
          <w:shd w:val="clear" w:color="auto" w:fill="FFFFFF"/>
        </w:rPr>
        <w:t xml:space="preserve">My writing style is annoying to lots of people and uses lots of footnotes and appendices. Unless it’s really </w:t>
      </w:r>
      <w:proofErr w:type="spellStart"/>
      <w:r>
        <w:rPr>
          <w:rFonts w:ascii="Arial" w:hAnsi="Arial"/>
          <w:i/>
          <w:iCs/>
          <w:color w:val="222222"/>
          <w:shd w:val="clear" w:color="auto" w:fill="FFFFFF"/>
        </w:rPr>
        <w:t>really</w:t>
      </w:r>
      <w:proofErr w:type="spellEnd"/>
      <w:r>
        <w:rPr>
          <w:rFonts w:ascii="Arial" w:hAnsi="Arial"/>
          <w:color w:val="222222"/>
          <w:shd w:val="clear" w:color="auto" w:fill="FFFFFF"/>
        </w:rPr>
        <w:t xml:space="preserve"> a problem, I’m probably not going to fix that in the interest of time</w:t>
      </w:r>
      <w:commentRangeEnd w:id="0"/>
      <w:r w:rsidR="005C77A5">
        <w:rPr>
          <w:rStyle w:val="CommentReference"/>
          <w:rFonts w:asciiTheme="minorHAnsi" w:eastAsiaTheme="minorHAnsi" w:hAnsiTheme="minorHAnsi" w:cstheme="minorBidi"/>
          <w:kern w:val="0"/>
          <w:lang w:eastAsia="en-US" w:bidi="ar-SA"/>
        </w:rPr>
        <w:commentReference w:id="0"/>
      </w:r>
    </w:p>
    <w:p w14:paraId="55C006CE" w14:textId="13A5BE6B" w:rsidR="006D2250" w:rsidRDefault="006D2250" w:rsidP="006D2250">
      <w:pPr>
        <w:pStyle w:val="Standard"/>
        <w:rPr>
          <w:rFonts w:ascii="Arial" w:hAnsi="Arial"/>
          <w:color w:val="222222"/>
          <w:shd w:val="clear" w:color="auto" w:fill="FFFFFF"/>
        </w:rPr>
      </w:pPr>
      <w:r>
        <w:rPr>
          <w:rFonts w:ascii="Arial" w:hAnsi="Arial"/>
          <w:color w:val="222222"/>
          <w:shd w:val="clear" w:color="auto" w:fill="FFFFFF"/>
        </w:rPr>
        <w:t>Things I do care about:</w:t>
      </w:r>
    </w:p>
    <w:p w14:paraId="43E8ABE5" w14:textId="5916460B" w:rsidR="006D2250" w:rsidRDefault="006D2250" w:rsidP="006D2250">
      <w:pPr>
        <w:pStyle w:val="Standard"/>
        <w:numPr>
          <w:ilvl w:val="0"/>
          <w:numId w:val="4"/>
        </w:numPr>
        <w:rPr>
          <w:rFonts w:cs="Times New Roman"/>
        </w:rPr>
      </w:pPr>
      <w:r>
        <w:rPr>
          <w:rFonts w:ascii="Arial" w:hAnsi="Arial"/>
          <w:color w:val="222222"/>
          <w:shd w:val="clear" w:color="auto" w:fill="FFFFFF"/>
        </w:rPr>
        <w:t>Spelling etc. if you spot any mistakes</w:t>
      </w:r>
    </w:p>
    <w:p w14:paraId="4689ED29" w14:textId="357EB8BD" w:rsidR="006D2250" w:rsidRDefault="006D2250" w:rsidP="006D2250">
      <w:pPr>
        <w:pStyle w:val="Standard"/>
        <w:numPr>
          <w:ilvl w:val="0"/>
          <w:numId w:val="4"/>
        </w:numPr>
        <w:rPr>
          <w:rFonts w:cs="Times New Roman"/>
        </w:rPr>
      </w:pPr>
      <w:r>
        <w:rPr>
          <w:rFonts w:cs="Times New Roman"/>
        </w:rPr>
        <w:t xml:space="preserve">Some of the intro might be a bit opaque to non-scientists/non-neuroscientists but I think at least the main body should make sense the whole way through. My examiners are from the neuro department but also the economics department so if it completely loses anyone </w:t>
      </w:r>
      <w:proofErr w:type="spellStart"/>
      <w:r>
        <w:rPr>
          <w:rFonts w:cs="Times New Roman"/>
        </w:rPr>
        <w:t>theres</w:t>
      </w:r>
      <w:proofErr w:type="spellEnd"/>
      <w:r>
        <w:rPr>
          <w:rFonts w:cs="Times New Roman"/>
        </w:rPr>
        <w:t xml:space="preserve"> a good chance it’ll lose one of them and I need to double check it</w:t>
      </w:r>
    </w:p>
    <w:p w14:paraId="5981F8A9" w14:textId="5D2E174D" w:rsidR="006D2250" w:rsidRDefault="006D2250" w:rsidP="008D69A0">
      <w:pPr>
        <w:pStyle w:val="Standard"/>
        <w:ind w:left="720"/>
        <w:rPr>
          <w:rFonts w:cs="Times New Roman"/>
        </w:rPr>
      </w:pPr>
    </w:p>
    <w:p w14:paraId="4C40CFD2" w14:textId="3912213D" w:rsidR="008D69A0" w:rsidRDefault="008D69A0" w:rsidP="008D69A0">
      <w:pPr>
        <w:pStyle w:val="Standard"/>
        <w:ind w:left="720"/>
        <w:rPr>
          <w:rFonts w:cs="Times New Roman"/>
        </w:rPr>
      </w:pPr>
      <w:r>
        <w:rPr>
          <w:rFonts w:cs="Times New Roman"/>
        </w:rPr>
        <w:t xml:space="preserve">Thanks again </w:t>
      </w:r>
      <w:r w:rsidR="003C29AF" w:rsidRPr="003C29AF">
        <w:rPr>
          <mc:AlternateContent>
            <mc:Choice Requires="w16se">
              <w:rFonts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791E460" w14:textId="02F2E7BB" w:rsidR="000E7920" w:rsidRDefault="000E7920" w:rsidP="008D69A0">
      <w:pPr>
        <w:pStyle w:val="Standard"/>
        <w:ind w:left="720"/>
        <w:rPr>
          <w:rFonts w:cs="Times New Roman"/>
        </w:rPr>
      </w:pPr>
    </w:p>
    <w:p w14:paraId="12D9E494" w14:textId="72287939" w:rsidR="00612838" w:rsidRDefault="000E7920" w:rsidP="000E7920">
      <w:pPr>
        <w:pStyle w:val="Standard"/>
        <w:ind w:left="720"/>
        <w:rPr>
          <w:rFonts w:cs="Times New Roman"/>
        </w:rPr>
      </w:pPr>
      <w:r>
        <w:rPr>
          <w:rFonts w:cs="Times New Roman"/>
        </w:rPr>
        <w:t>To situate the chapter:</w:t>
      </w:r>
      <w:r>
        <w:rPr>
          <w:rFonts w:cs="Times New Roman"/>
        </w:rPr>
        <w:br/>
        <w:t>The first thesis basically opens up the ideas I will be talking about in (kind of) general terms to economics and neuroscience. A little detail on dopamine perhaps but not too much. I don’t talk about methods etc. or auction theory at all because the entirety of chapter 2 goes into this and I wanted to keep it separate. You might not be exactly clear what the main experiments are after this chapter- it’s ok.</w:t>
      </w:r>
    </w:p>
    <w:p w14:paraId="6C5BC880" w14:textId="77777777" w:rsidR="00612838" w:rsidRDefault="00612838" w:rsidP="00B618D9">
      <w:pPr>
        <w:rPr>
          <w:rFonts w:ascii="Times New Roman" w:hAnsi="Times New Roman" w:cs="Times New Roman"/>
          <w:sz w:val="24"/>
          <w:szCs w:val="24"/>
        </w:rPr>
      </w:pPr>
    </w:p>
    <w:p w14:paraId="29FAC296" w14:textId="4C22C13B" w:rsidR="004A71FF" w:rsidRPr="00DA405F" w:rsidRDefault="00B618D9" w:rsidP="00B618D9">
      <w:pPr>
        <w:rPr>
          <w:rFonts w:ascii="Times New Roman" w:eastAsia="SimSun" w:hAnsi="Times New Roman" w:cs="Times New Roman"/>
          <w:kern w:val="3"/>
          <w:sz w:val="24"/>
          <w:szCs w:val="24"/>
          <w:lang w:eastAsia="zh-CN" w:bidi="hi-IN"/>
        </w:rPr>
      </w:pPr>
      <w:r w:rsidRPr="00DA405F">
        <w:rPr>
          <w:rFonts w:ascii="Times New Roman" w:hAnsi="Times New Roman" w:cs="Times New Roman"/>
          <w:sz w:val="24"/>
          <w:szCs w:val="24"/>
        </w:rPr>
        <w:br w:type="page"/>
      </w:r>
      <w:r w:rsidR="004A71FF" w:rsidRPr="00DA405F">
        <w:rPr>
          <w:rFonts w:ascii="Times New Roman" w:hAnsi="Times New Roman" w:cs="Times New Roman"/>
          <w:b/>
          <w:bCs/>
          <w:sz w:val="24"/>
          <w:szCs w:val="24"/>
        </w:rPr>
        <w:lastRenderedPageBreak/>
        <w:t>Motivation</w:t>
      </w:r>
    </w:p>
    <w:p w14:paraId="1B3B6B94" w14:textId="77777777" w:rsidR="004A71FF" w:rsidRPr="00DA405F" w:rsidRDefault="004A71FF" w:rsidP="004A71FF">
      <w:pPr>
        <w:pStyle w:val="Standard"/>
        <w:rPr>
          <w:rFonts w:cs="Times New Roman"/>
          <w:b/>
          <w:bCs/>
        </w:rPr>
      </w:pPr>
    </w:p>
    <w:p w14:paraId="3C30AA63" w14:textId="14AF0018" w:rsidR="004A71FF" w:rsidRPr="00DA405F" w:rsidRDefault="004A71FF" w:rsidP="004A71FF">
      <w:pPr>
        <w:pStyle w:val="Standard"/>
        <w:rPr>
          <w:rFonts w:cs="Times New Roman"/>
        </w:rPr>
      </w:pPr>
      <w:bookmarkStart w:id="1" w:name="_Hlk56009996"/>
      <w:commentRangeStart w:id="2"/>
      <w:r w:rsidRPr="00DA405F">
        <w:rPr>
          <w:rFonts w:cs="Times New Roman"/>
        </w:rPr>
        <w:t xml:space="preserve">It is plain to see that economic decision-making is a fundamental aspect of modern human existence. Even before sitting down at </w:t>
      </w:r>
      <w:r w:rsidR="00941A0D">
        <w:rPr>
          <w:rFonts w:cs="Times New Roman"/>
        </w:rPr>
        <w:t>their</w:t>
      </w:r>
      <w:r w:rsidRPr="00DA405F">
        <w:rPr>
          <w:rFonts w:cs="Times New Roman"/>
        </w:rPr>
        <w:t xml:space="preserve"> desk, a commuter must integrate multiple decision variables to calculate which mode of transport to take, is bombarded with advertisement for consumer goods, and faces a choice of breakfast options that would be unimaginable </w:t>
      </w:r>
      <w:r w:rsidR="008A26E6" w:rsidRPr="00DA405F">
        <w:rPr>
          <w:rFonts w:cs="Times New Roman"/>
        </w:rPr>
        <w:t>even a millennium ago</w:t>
      </w:r>
      <w:r w:rsidRPr="00DA405F">
        <w:rPr>
          <w:rFonts w:cs="Times New Roman"/>
        </w:rPr>
        <w:t>. The brain has the unenviable duty to gather required information, incorporate it into a common framework, and decide between alternatives for each of these tasks.</w:t>
      </w:r>
      <w:commentRangeEnd w:id="2"/>
      <w:r w:rsidR="005C77A5">
        <w:rPr>
          <w:rStyle w:val="CommentReference"/>
          <w:rFonts w:asciiTheme="minorHAnsi" w:eastAsiaTheme="minorHAnsi" w:hAnsiTheme="minorHAnsi" w:cstheme="minorBidi"/>
          <w:kern w:val="0"/>
          <w:lang w:eastAsia="en-US" w:bidi="ar-SA"/>
        </w:rPr>
        <w:commentReference w:id="2"/>
      </w:r>
    </w:p>
    <w:p w14:paraId="32055E53" w14:textId="77777777" w:rsidR="004A71FF" w:rsidRPr="00DA405F" w:rsidRDefault="004A71FF" w:rsidP="004A71FF">
      <w:pPr>
        <w:pStyle w:val="Standard"/>
        <w:rPr>
          <w:rFonts w:cs="Times New Roman"/>
        </w:rPr>
      </w:pPr>
    </w:p>
    <w:p w14:paraId="13005F23" w14:textId="73EB9454" w:rsidR="004A71FF" w:rsidRPr="00DA405F" w:rsidRDefault="004A71FF" w:rsidP="004A71FF">
      <w:pPr>
        <w:pStyle w:val="Standard"/>
        <w:rPr>
          <w:rFonts w:cs="Times New Roman"/>
        </w:rPr>
      </w:pPr>
      <w:r w:rsidRPr="00DA405F">
        <w:rPr>
          <w:rFonts w:cs="Times New Roman"/>
        </w:rPr>
        <w:t xml:space="preserve">Over the last 500 years, economics has found success in explaining </w:t>
      </w:r>
      <w:r w:rsidRPr="00DA405F">
        <w:rPr>
          <w:rFonts w:cs="Times New Roman"/>
          <w:i/>
          <w:iCs/>
        </w:rPr>
        <w:t>what</w:t>
      </w:r>
      <w:r w:rsidRPr="00DA405F">
        <w:rPr>
          <w:rFonts w:cs="Times New Roman"/>
        </w:rPr>
        <w:t xml:space="preserve"> people decide when they are deciding. Utility has emerged as the fundamental variable of interest which is maximised along economic choices. These </w:t>
      </w:r>
      <w:r w:rsidRPr="00DA405F">
        <w:rPr>
          <w:rFonts w:cs="Times New Roman"/>
          <w:i/>
          <w:iCs/>
        </w:rPr>
        <w:t>subjective</w:t>
      </w:r>
      <w:r w:rsidRPr="00DA405F">
        <w:rPr>
          <w:rFonts w:cs="Times New Roman"/>
        </w:rPr>
        <w:t xml:space="preserve"> values present in any choice are generated internally to the individual faced with alternatives and must be elicited via careful study of behaviour.</w:t>
      </w:r>
      <w:r w:rsidR="00805709" w:rsidRPr="00DA405F">
        <w:rPr>
          <w:rFonts w:cs="Times New Roman"/>
        </w:rPr>
        <w:t xml:space="preserve"> Over the past 50 years, auction theory has proved successful in developing </w:t>
      </w:r>
      <w:r w:rsidR="002C0996" w:rsidRPr="00DA405F">
        <w:rPr>
          <w:rFonts w:cs="Times New Roman"/>
        </w:rPr>
        <w:t>mechanisms</w:t>
      </w:r>
      <w:r w:rsidR="00805709" w:rsidRPr="00DA405F">
        <w:rPr>
          <w:rFonts w:cs="Times New Roman"/>
        </w:rPr>
        <w:t xml:space="preserve"> which </w:t>
      </w:r>
      <w:r w:rsidR="002C0996" w:rsidRPr="00DA405F">
        <w:rPr>
          <w:rFonts w:cs="Times New Roman"/>
        </w:rPr>
        <w:t xml:space="preserve">incentivise </w:t>
      </w:r>
      <w:r w:rsidR="003A56E5" w:rsidRPr="00DA405F">
        <w:rPr>
          <w:rFonts w:cs="Times New Roman"/>
        </w:rPr>
        <w:t>participants to declare the utilities of offered goods on a single trial basis.</w:t>
      </w:r>
    </w:p>
    <w:p w14:paraId="104E720C" w14:textId="77777777" w:rsidR="004A71FF" w:rsidRPr="00DA405F" w:rsidRDefault="004A71FF" w:rsidP="004A71FF">
      <w:pPr>
        <w:pStyle w:val="Standard"/>
        <w:rPr>
          <w:rFonts w:cs="Times New Roman"/>
        </w:rPr>
      </w:pPr>
    </w:p>
    <w:p w14:paraId="2C79EFE8" w14:textId="5AF0C204" w:rsidR="004A71FF" w:rsidRPr="00DA405F" w:rsidRDefault="004A71FF" w:rsidP="004A71FF">
      <w:pPr>
        <w:pStyle w:val="Standard"/>
        <w:rPr>
          <w:rFonts w:cs="Times New Roman"/>
        </w:rPr>
      </w:pPr>
      <w:r w:rsidRPr="00DA405F">
        <w:rPr>
          <w:rFonts w:cs="Times New Roman"/>
        </w:rPr>
        <w:t>Theories of utility have proved successful both prescriptively, in setting axioms for how a hyper-rational decision maker should act, and descriptively when studying how and when humans break these ‘rules’</w:t>
      </w:r>
      <w:r w:rsidR="008A26E6" w:rsidRPr="00DA405F">
        <w:rPr>
          <w:rStyle w:val="FootnoteReference"/>
          <w:rFonts w:cs="Times New Roman"/>
        </w:rPr>
        <w:t xml:space="preserve"> </w:t>
      </w:r>
      <w:r w:rsidR="008A26E6" w:rsidRPr="00DA405F">
        <w:rPr>
          <w:rFonts w:cs="Times New Roman"/>
        </w:rPr>
        <w:fldChar w:fldCharType="begin" w:fldLock="1"/>
      </w:r>
      <w:r w:rsidR="00046C39" w:rsidRPr="00DA405F">
        <w:rPr>
          <w:rFonts w:cs="Times New Roman"/>
        </w:rPr>
        <w:instrText>ADDIN CSL_CITATION {"citationItems":[{"id":"ITEM-1","itemData":{"DOI":"10.1287/mnsc.40.2.263","ISSN":"0025-1909","abstract":"Descriptive and normative modeling of decision making under risk and uncertainty have grown apart over the past decade. Psychological models attempt to accommodate the numerous violations of rationality axioms, including independence and transitivity. Meanwhile, normatively oriented decision analysts continue to insist on the applied usefulness of the subjective expected utility (SEU) model. As this gap has widened, two facts have remained largely unobserved. First, most people in real situations attempt to behave in accord with the most basic rationality principles, even though they are likely to fail in more complex situations. Second, the SEU model is likely to provide consistent and rational answers to decision problems within a given problem structure, but may not be invariant across structures. Thus, people may be more rational than the psychological literature gives them credit for, and applications of the SEU model may be susceptible to some violations of invariance principles. This paper attempts to search out the common ground between the normative, descriptive, and prescriptive modeling by exploring three types of axioms concerning structural rationality, preference rationality, and quasi-rationality. Normatively the first two are mandatory and the last, suspect. Descriptively, all have been questioned, but often the inferences involved have confounded preference and structural rationality. We propose a prescriptive view that entails full compliance with preference rationality, modifications of structural rationality, and acceptance of quasi-rationality to the extent of granting a primary role to the status quo and the decomposition of decision problems into gains and losses.","author":[{"dropping-particle":"","family":"Luce","given":"R. Duncan","non-dropping-particle":"","parse-names":false,"suffix":""},{"dropping-particle":"","family":"Winterfeldt","given":"Detlof","non-dropping-particle":"von","parse-names":false,"suffix":""}],"container-title":"Management Science","id":"ITEM-1","issue":"2","issued":{"date-parts":[["1994"]]},"page":"263-279","title":"What Common Ground Exists for Descriptive, Prescriptive, and Normative Utility Theories?","type":"article-journal","volume":"40"},"uris":["http://www.mendeley.com/documents/?uuid=ac9eeefd-bd01-41c8-a0cd-218d9bc8dbd1"]}],"mendeley":{"formattedCitation":"(Luce &amp; von Winterfeldt, 1994)","plainTextFormattedCitation":"(Luce &amp; von Winterfeldt, 1994)","previouslyFormattedCitation":"(Luce &amp; von Winterfeldt, 1994)"},"properties":{"noteIndex":0},"schema":"https://github.com/citation-style-language/schema/raw/master/csl-citation.json"}</w:instrText>
      </w:r>
      <w:r w:rsidR="008A26E6" w:rsidRPr="00DA405F">
        <w:rPr>
          <w:rFonts w:cs="Times New Roman"/>
        </w:rPr>
        <w:fldChar w:fldCharType="separate"/>
      </w:r>
      <w:r w:rsidR="008A26E6" w:rsidRPr="00DA405F">
        <w:rPr>
          <w:rFonts w:cs="Times New Roman"/>
          <w:noProof/>
        </w:rPr>
        <w:t>(Luce &amp; von Winterfeldt, 1994)</w:t>
      </w:r>
      <w:r w:rsidR="008A26E6" w:rsidRPr="00DA405F">
        <w:rPr>
          <w:rFonts w:cs="Times New Roman"/>
        </w:rPr>
        <w:fldChar w:fldCharType="end"/>
      </w:r>
      <w:r w:rsidRPr="00DA405F">
        <w:rPr>
          <w:rFonts w:cs="Times New Roman"/>
        </w:rPr>
        <w:t xml:space="preserve">. As impressive as the economics literature is, it cannot tell us </w:t>
      </w:r>
      <w:r w:rsidRPr="00DA405F">
        <w:rPr>
          <w:rFonts w:cs="Times New Roman"/>
          <w:i/>
          <w:iCs/>
        </w:rPr>
        <w:t>how</w:t>
      </w:r>
      <w:r w:rsidRPr="00DA405F">
        <w:rPr>
          <w:rFonts w:cs="Times New Roman"/>
        </w:rPr>
        <w:t xml:space="preserve"> the brain manages to navigate these choices every single day of our </w:t>
      </w:r>
      <w:commentRangeStart w:id="3"/>
      <w:r w:rsidRPr="00DA405F">
        <w:rPr>
          <w:rFonts w:cs="Times New Roman"/>
        </w:rPr>
        <w:t>lives</w:t>
      </w:r>
      <w:r w:rsidRPr="00CD3967">
        <w:rPr>
          <w:rStyle w:val="FootnoteReference"/>
        </w:rPr>
        <w:footnoteReference w:id="1"/>
      </w:r>
      <w:commentRangeEnd w:id="3"/>
      <w:r w:rsidR="005C77A5">
        <w:rPr>
          <w:rStyle w:val="CommentReference"/>
          <w:rFonts w:asciiTheme="minorHAnsi" w:eastAsiaTheme="minorHAnsi" w:hAnsiTheme="minorHAnsi" w:cstheme="minorBidi"/>
          <w:kern w:val="0"/>
          <w:lang w:eastAsia="en-US" w:bidi="ar-SA"/>
        </w:rPr>
        <w:commentReference w:id="3"/>
      </w:r>
      <w:r w:rsidRPr="00DA405F">
        <w:rPr>
          <w:rFonts w:cs="Times New Roman"/>
        </w:rPr>
        <w:t xml:space="preserve">.  </w:t>
      </w:r>
    </w:p>
    <w:p w14:paraId="5CF55DF0" w14:textId="77777777" w:rsidR="004A71FF" w:rsidRPr="00DA405F" w:rsidRDefault="004A71FF" w:rsidP="004A71FF">
      <w:pPr>
        <w:pStyle w:val="Standard"/>
        <w:rPr>
          <w:rFonts w:cs="Times New Roman"/>
        </w:rPr>
      </w:pPr>
    </w:p>
    <w:p w14:paraId="3C73A245" w14:textId="4199D89C" w:rsidR="00805709" w:rsidRPr="00DA405F" w:rsidRDefault="004A71FF" w:rsidP="004A71FF">
      <w:pPr>
        <w:pStyle w:val="Standard"/>
        <w:rPr>
          <w:rFonts w:cs="Times New Roman"/>
        </w:rPr>
      </w:pPr>
      <w:r w:rsidRPr="00DA405F">
        <w:rPr>
          <w:rFonts w:cs="Times New Roman"/>
        </w:rPr>
        <w:t xml:space="preserve">More recently, neuroscience has identified the activity of dopaminergic cells in the midbrain as a </w:t>
      </w:r>
      <w:r w:rsidR="00870656" w:rsidRPr="00DA405F">
        <w:rPr>
          <w:rFonts w:cs="Times New Roman"/>
        </w:rPr>
        <w:t xml:space="preserve">putative </w:t>
      </w:r>
      <w:r w:rsidRPr="00DA405F">
        <w:rPr>
          <w:rFonts w:cs="Times New Roman"/>
        </w:rPr>
        <w:t>substrate for utility</w:t>
      </w:r>
      <w:bookmarkEnd w:id="1"/>
      <w:r w:rsidRPr="00DA405F">
        <w:rPr>
          <w:rFonts w:cs="Times New Roman"/>
        </w:rPr>
        <w:t xml:space="preserve">. </w:t>
      </w:r>
      <w:r w:rsidR="004C356E" w:rsidRPr="00DA405F">
        <w:rPr>
          <w:rFonts w:cs="Times New Roman"/>
        </w:rPr>
        <w:t>These neurons have been shown to encode and integrate multiple variables crucial to this function such as the magnitude, probability</w:t>
      </w:r>
      <w:r w:rsidR="00941A0D">
        <w:rPr>
          <w:rFonts w:cs="Times New Roman"/>
        </w:rPr>
        <w:t>,</w:t>
      </w:r>
      <w:r w:rsidR="004C356E" w:rsidRPr="00DA405F">
        <w:rPr>
          <w:rFonts w:cs="Times New Roman"/>
        </w:rPr>
        <w:t xml:space="preserve"> and temporal delay of rewards. By combining these parameters into a common signal, dopaminergic neurons facilitate the direct comparison of and selection from choices that encompass a vast decision space.</w:t>
      </w:r>
      <w:r w:rsidR="00691777" w:rsidRPr="00DA405F">
        <w:rPr>
          <w:rFonts w:cs="Times New Roman"/>
        </w:rPr>
        <w:t xml:space="preserve"> By reinforcing choices that maximise utility, these neurons serve a crucial role in balancing an organism’s motivations and disturbances to this system have been implicated in severe neuropsychiatric disorders such as Parkinson’s disease and schizophrenia.</w:t>
      </w:r>
    </w:p>
    <w:p w14:paraId="5DE60AB4" w14:textId="5D3584D0" w:rsidR="00805709" w:rsidRPr="00DA405F" w:rsidRDefault="00805709" w:rsidP="004A71FF">
      <w:pPr>
        <w:pStyle w:val="Standard"/>
        <w:rPr>
          <w:rFonts w:cs="Times New Roman"/>
        </w:rPr>
      </w:pPr>
    </w:p>
    <w:p w14:paraId="69350F34" w14:textId="45DFE020" w:rsidR="00805709" w:rsidRPr="00DA405F" w:rsidRDefault="003A56E5" w:rsidP="004A71FF">
      <w:pPr>
        <w:pStyle w:val="Standard"/>
        <w:rPr>
          <w:rFonts w:cs="Times New Roman"/>
        </w:rPr>
      </w:pPr>
      <w:r w:rsidRPr="00DA405F">
        <w:rPr>
          <w:rFonts w:cs="Times New Roman"/>
        </w:rPr>
        <w:t>Central to research into the function of midbrain dopaminergic neurons are electrophysiological recording methods which allow researchers to study the behaviour of these cells with unparalleled temporal and spatial resolution. Such recordings require direct access to nuclei nested deep within the brain and so are unsuitable for studies of human decision making. Instead, most cellular studies of economic decision-making have relied on rodent or non-human primate models, limiting the sophistication of the choice tasks that can be employed.</w:t>
      </w:r>
    </w:p>
    <w:p w14:paraId="27E2913E" w14:textId="39EABEC8" w:rsidR="003A56E5" w:rsidRPr="00DA405F" w:rsidRDefault="003A56E5" w:rsidP="004A71FF">
      <w:pPr>
        <w:pStyle w:val="Standard"/>
        <w:rPr>
          <w:rFonts w:cs="Times New Roman"/>
        </w:rPr>
      </w:pPr>
    </w:p>
    <w:p w14:paraId="41C55D34" w14:textId="40CB08A5" w:rsidR="004A71FF" w:rsidRPr="00DA405F" w:rsidRDefault="004A71FF" w:rsidP="004A71FF">
      <w:pPr>
        <w:pStyle w:val="Standard"/>
        <w:rPr>
          <w:rFonts w:cs="Times New Roman"/>
        </w:rPr>
      </w:pPr>
      <w:r w:rsidRPr="00DA405F">
        <w:rPr>
          <w:rFonts w:cs="Times New Roman"/>
        </w:rPr>
        <w:t xml:space="preserve">The motivation for this thesis is to overcome these limitations so that we might gain a greater understanding of the dopaminergic </w:t>
      </w:r>
      <w:r w:rsidR="00EE1451">
        <w:rPr>
          <w:rFonts w:cs="Times New Roman"/>
        </w:rPr>
        <w:t>utility</w:t>
      </w:r>
      <w:r w:rsidRPr="00DA405F">
        <w:rPr>
          <w:rFonts w:cs="Times New Roman"/>
        </w:rPr>
        <w:t xml:space="preserve"> signal. We aim to investigate the activity of midbrain dopaminergic neurons </w:t>
      </w:r>
      <w:r w:rsidR="00D25DDD" w:rsidRPr="00DA405F">
        <w:rPr>
          <w:rFonts w:cs="Times New Roman"/>
        </w:rPr>
        <w:t>in rhesus macaques</w:t>
      </w:r>
      <w:r w:rsidRPr="00DA405F">
        <w:rPr>
          <w:rFonts w:cs="Times New Roman"/>
        </w:rPr>
        <w:t xml:space="preserve"> trained on a task inspired by auction theory</w:t>
      </w:r>
      <w:r w:rsidR="00D25DDD" w:rsidRPr="00DA405F">
        <w:rPr>
          <w:rFonts w:cs="Times New Roman"/>
        </w:rPr>
        <w:t xml:space="preserve"> to provide a real time readout of utility while observing changes in neuronal activity.</w:t>
      </w:r>
      <w:commentRangeStart w:id="4"/>
      <w:commentRangeEnd w:id="4"/>
      <w:r w:rsidR="00387A45">
        <w:rPr>
          <w:rStyle w:val="CommentReference"/>
          <w:rFonts w:asciiTheme="minorHAnsi" w:eastAsiaTheme="minorHAnsi" w:hAnsiTheme="minorHAnsi" w:cstheme="minorBidi"/>
          <w:kern w:val="0"/>
          <w:lang w:eastAsia="en-US" w:bidi="ar-SA"/>
        </w:rPr>
        <w:commentReference w:id="4"/>
      </w:r>
    </w:p>
    <w:p w14:paraId="4B95754C" w14:textId="77777777" w:rsidR="004A71FF" w:rsidRPr="00DA405F" w:rsidRDefault="004A71FF" w:rsidP="004A71FF">
      <w:pPr>
        <w:pStyle w:val="Standard"/>
        <w:rPr>
          <w:rFonts w:cs="Times New Roman"/>
        </w:rPr>
      </w:pPr>
    </w:p>
    <w:p w14:paraId="3FC1C38B" w14:textId="77777777" w:rsidR="004A71FF" w:rsidRPr="00DA405F" w:rsidRDefault="004A71FF" w:rsidP="004A71FF">
      <w:pPr>
        <w:pStyle w:val="Standard"/>
        <w:rPr>
          <w:rFonts w:cs="Times New Roman"/>
          <w:b/>
          <w:bCs/>
        </w:rPr>
      </w:pPr>
      <w:r w:rsidRPr="00DA405F">
        <w:rPr>
          <w:rFonts w:cs="Times New Roman"/>
          <w:b/>
          <w:bCs/>
        </w:rPr>
        <w:lastRenderedPageBreak/>
        <w:t>Organisation of the Thesis</w:t>
      </w:r>
    </w:p>
    <w:p w14:paraId="07778AA9" w14:textId="77777777" w:rsidR="004A71FF" w:rsidRPr="00DA405F" w:rsidRDefault="004A71FF" w:rsidP="004A71FF">
      <w:pPr>
        <w:pStyle w:val="Standard"/>
        <w:rPr>
          <w:rFonts w:cs="Times New Roman"/>
          <w:b/>
          <w:bCs/>
        </w:rPr>
      </w:pPr>
    </w:p>
    <w:p w14:paraId="100F1CBC" w14:textId="03E38933" w:rsidR="004A71FF" w:rsidRPr="00DA405F" w:rsidRDefault="004A71FF" w:rsidP="004A71FF">
      <w:pPr>
        <w:pStyle w:val="Standard"/>
        <w:rPr>
          <w:rFonts w:cs="Times New Roman"/>
          <w:color w:val="FF0000"/>
        </w:rPr>
      </w:pPr>
      <w:commentRangeStart w:id="5"/>
      <w:r w:rsidRPr="00DA405F">
        <w:rPr>
          <w:rFonts w:cs="Times New Roman"/>
          <w:color w:val="FF0000"/>
        </w:rPr>
        <w:t>The</w:t>
      </w:r>
      <w:commentRangeEnd w:id="5"/>
      <w:r w:rsidR="00387A45">
        <w:rPr>
          <w:rStyle w:val="CommentReference"/>
          <w:rFonts w:asciiTheme="minorHAnsi" w:eastAsiaTheme="minorHAnsi" w:hAnsiTheme="minorHAnsi" w:cstheme="minorBidi"/>
          <w:kern w:val="0"/>
          <w:lang w:eastAsia="en-US" w:bidi="ar-SA"/>
        </w:rPr>
        <w:commentReference w:id="5"/>
      </w:r>
      <w:r w:rsidRPr="00DA405F">
        <w:rPr>
          <w:rFonts w:cs="Times New Roman"/>
          <w:color w:val="FF0000"/>
        </w:rPr>
        <w:t xml:space="preserve"> remainder of this chapter is spent reviewing the fields of economics and neuroscience. We chronicle the development of theories of utility before examining the evidence that the brain, and especially the dopaminergic midbrain circuitry, encodes utility. We also </w:t>
      </w:r>
      <w:r w:rsidR="00B618D9" w:rsidRPr="00DA405F">
        <w:rPr>
          <w:rFonts w:cs="Times New Roman"/>
          <w:color w:val="FF0000"/>
        </w:rPr>
        <w:t>discuss</w:t>
      </w:r>
      <w:r w:rsidRPr="00DA405F">
        <w:rPr>
          <w:rFonts w:cs="Times New Roman"/>
          <w:color w:val="FF0000"/>
        </w:rPr>
        <w:t xml:space="preserve"> the experimental task paradigms that animal research into utility has employed.</w:t>
      </w:r>
    </w:p>
    <w:p w14:paraId="2ECE19A3" w14:textId="77777777" w:rsidR="004A71FF" w:rsidRPr="00DA405F" w:rsidRDefault="004A71FF" w:rsidP="004A71FF">
      <w:pPr>
        <w:pStyle w:val="Standard"/>
        <w:rPr>
          <w:rFonts w:cs="Times New Roman"/>
          <w:color w:val="FF0000"/>
        </w:rPr>
      </w:pPr>
    </w:p>
    <w:p w14:paraId="33BA44AD" w14:textId="194F3E7B" w:rsidR="004A71FF" w:rsidRPr="00DA405F" w:rsidRDefault="004A71FF" w:rsidP="004A71FF">
      <w:pPr>
        <w:pStyle w:val="Standard"/>
        <w:rPr>
          <w:rFonts w:cs="Times New Roman"/>
          <w:color w:val="FF0000"/>
        </w:rPr>
      </w:pPr>
      <w:r w:rsidRPr="00DA405F">
        <w:rPr>
          <w:rFonts w:cs="Times New Roman"/>
          <w:color w:val="FF0000"/>
        </w:rPr>
        <w:t xml:space="preserve">In chapter 2, we compare these paradigms to a second-price auction developed by </w:t>
      </w:r>
      <w:r w:rsidRPr="00DA405F">
        <w:rPr>
          <w:rFonts w:cs="Times New Roman"/>
          <w:color w:val="FF0000"/>
        </w:rPr>
        <w:fldChar w:fldCharType="begin" w:fldLock="1"/>
      </w:r>
      <w:r w:rsidR="008A26E6" w:rsidRPr="00DA405F">
        <w:rPr>
          <w:rFonts w:cs="Times New Roman"/>
          <w:color w:val="FF0000"/>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1964","plainTextFormattedCitation":"(Becker et al., 1964)","previouslyFormattedCitation":"(Becker et al., 1964)"},"properties":{"noteIndex":0},"schema":"https://github.com/citation-style-language/schema/raw/master/csl-citation.json"}</w:instrText>
      </w:r>
      <w:r w:rsidRPr="00DA405F">
        <w:rPr>
          <w:rFonts w:cs="Times New Roman"/>
          <w:color w:val="FF0000"/>
        </w:rPr>
        <w:fldChar w:fldCharType="separate"/>
      </w:r>
      <w:r w:rsidRPr="00DA405F">
        <w:rPr>
          <w:rFonts w:cs="Times New Roman"/>
          <w:noProof/>
          <w:color w:val="FF0000"/>
        </w:rPr>
        <w:t>Becker et al., 1964</w:t>
      </w:r>
      <w:r w:rsidRPr="00DA405F">
        <w:rPr>
          <w:rFonts w:cs="Times New Roman"/>
          <w:color w:val="FF0000"/>
        </w:rPr>
        <w:fldChar w:fldCharType="end"/>
      </w:r>
      <w:r w:rsidRPr="00DA405F">
        <w:rPr>
          <w:rFonts w:cs="Times New Roman"/>
          <w:color w:val="FF0000"/>
        </w:rPr>
        <w:t xml:space="preserve"> and explore the theory behind what makes these ‘Becker-DeGroot-</w:t>
      </w:r>
      <w:proofErr w:type="spellStart"/>
      <w:r w:rsidRPr="00DA405F">
        <w:rPr>
          <w:rFonts w:cs="Times New Roman"/>
          <w:color w:val="FF0000"/>
        </w:rPr>
        <w:t>Marshak</w:t>
      </w:r>
      <w:proofErr w:type="spellEnd"/>
      <w:r w:rsidRPr="00DA405F">
        <w:rPr>
          <w:rFonts w:cs="Times New Roman"/>
          <w:color w:val="FF0000"/>
        </w:rPr>
        <w:t>’ (BDM) auctions appealing to behavioural economists.</w:t>
      </w:r>
      <w:r w:rsidR="00FB794B" w:rsidRPr="00DA405F">
        <w:rPr>
          <w:rFonts w:cs="Times New Roman"/>
          <w:color w:val="FF0000"/>
        </w:rPr>
        <w:t xml:space="preserve"> We conclude the chapter by looking at the growing</w:t>
      </w:r>
      <w:r w:rsidR="00EF0B60" w:rsidRPr="00DA405F">
        <w:rPr>
          <w:rFonts w:cs="Times New Roman"/>
          <w:color w:val="FF0000"/>
        </w:rPr>
        <w:t xml:space="preserve"> neuroscientific</w:t>
      </w:r>
      <w:r w:rsidR="00FB794B" w:rsidRPr="00DA405F">
        <w:rPr>
          <w:rFonts w:cs="Times New Roman"/>
          <w:color w:val="FF0000"/>
        </w:rPr>
        <w:t xml:space="preserve"> literature of </w:t>
      </w:r>
      <w:r w:rsidR="00EF0B60" w:rsidRPr="00DA405F">
        <w:rPr>
          <w:rFonts w:cs="Times New Roman"/>
          <w:color w:val="FF0000"/>
        </w:rPr>
        <w:t xml:space="preserve">human economic decision-making using auction tasks and why we consider the BDM an appealing choice for investigating the function of neuronal circuits of reward.  </w:t>
      </w:r>
    </w:p>
    <w:p w14:paraId="0BE97F1C" w14:textId="77777777" w:rsidR="004A71FF" w:rsidRPr="00DA405F" w:rsidRDefault="004A71FF" w:rsidP="004A71FF">
      <w:pPr>
        <w:pStyle w:val="Standard"/>
        <w:rPr>
          <w:rFonts w:cs="Times New Roman"/>
          <w:color w:val="FF0000"/>
        </w:rPr>
      </w:pPr>
    </w:p>
    <w:p w14:paraId="17BE1BFB" w14:textId="1933BB1A" w:rsidR="004A71FF" w:rsidRPr="00DA405F" w:rsidRDefault="004A71FF" w:rsidP="004A71FF">
      <w:pPr>
        <w:pStyle w:val="Standard"/>
        <w:rPr>
          <w:rFonts w:cs="Times New Roman"/>
          <w:color w:val="FF0000"/>
        </w:rPr>
      </w:pPr>
      <w:r w:rsidRPr="00DA405F">
        <w:rPr>
          <w:rFonts w:cs="Times New Roman"/>
          <w:color w:val="FF0000"/>
        </w:rPr>
        <w:t>In chapter 3 we detail a BDM</w:t>
      </w:r>
      <w:r w:rsidR="00FB794B" w:rsidRPr="00DA405F">
        <w:rPr>
          <w:rFonts w:cs="Times New Roman"/>
          <w:color w:val="FF0000"/>
        </w:rPr>
        <w:t xml:space="preserve"> auction</w:t>
      </w:r>
      <w:r w:rsidRPr="00DA405F">
        <w:rPr>
          <w:rFonts w:cs="Times New Roman"/>
          <w:color w:val="FF0000"/>
        </w:rPr>
        <w:t xml:space="preserve"> task we developed </w:t>
      </w:r>
      <w:r w:rsidR="00FB794B" w:rsidRPr="00DA405F">
        <w:rPr>
          <w:rFonts w:cs="Times New Roman"/>
          <w:color w:val="FF0000"/>
        </w:rPr>
        <w:t xml:space="preserve">and trained two rhesus macaques on. The behaviour of the primates on the task is explored and is compared to more traditional choice </w:t>
      </w:r>
    </w:p>
    <w:p w14:paraId="709D818D" w14:textId="657FE566" w:rsidR="00394D4F" w:rsidRPr="00DA405F" w:rsidRDefault="00394D4F" w:rsidP="004A71FF">
      <w:pPr>
        <w:pStyle w:val="Standard"/>
        <w:rPr>
          <w:rFonts w:cs="Times New Roman"/>
          <w:color w:val="FF0000"/>
        </w:rPr>
      </w:pPr>
    </w:p>
    <w:p w14:paraId="76905889" w14:textId="68C1E578" w:rsidR="00394D4F" w:rsidRPr="00DA405F" w:rsidRDefault="00394D4F" w:rsidP="004A71FF">
      <w:pPr>
        <w:pStyle w:val="Standard"/>
        <w:rPr>
          <w:rFonts w:cs="Times New Roman"/>
          <w:color w:val="FF0000"/>
        </w:rPr>
      </w:pPr>
      <w:r w:rsidRPr="00DA405F">
        <w:rPr>
          <w:rFonts w:cs="Times New Roman"/>
          <w:color w:val="FF0000"/>
        </w:rPr>
        <w:t>Chapter 4 concerns the electrophysiological recording of midbrain dopaminergic cells from two trained rhesus macaques. It begins with the single-cell recording procedure and the confirmation of the dopaminergic nature of recording cells. We then analyse the dataset produced to</w:t>
      </w:r>
    </w:p>
    <w:p w14:paraId="718D12B8" w14:textId="4C140CC9" w:rsidR="009F715E" w:rsidRPr="00DA405F" w:rsidRDefault="009F715E" w:rsidP="004A71FF">
      <w:pPr>
        <w:pStyle w:val="Standard"/>
        <w:rPr>
          <w:rFonts w:cs="Times New Roman"/>
          <w:color w:val="FF0000"/>
        </w:rPr>
      </w:pPr>
    </w:p>
    <w:p w14:paraId="383B633F" w14:textId="4366BBF9" w:rsidR="009F715E" w:rsidRPr="00DA405F" w:rsidRDefault="009F715E" w:rsidP="004A71FF">
      <w:pPr>
        <w:pStyle w:val="Standard"/>
        <w:rPr>
          <w:rFonts w:cs="Times New Roman"/>
          <w:color w:val="FF0000"/>
        </w:rPr>
      </w:pPr>
      <w:r w:rsidRPr="00DA405F">
        <w:rPr>
          <w:rFonts w:cs="Times New Roman"/>
          <w:color w:val="FF0000"/>
        </w:rPr>
        <w:t xml:space="preserve">In the final results chapter we take </w:t>
      </w:r>
      <w:r w:rsidR="001839E1" w:rsidRPr="00DA405F">
        <w:rPr>
          <w:rFonts w:cs="Times New Roman"/>
          <w:color w:val="FF0000"/>
        </w:rPr>
        <w:t xml:space="preserve">our findings from </w:t>
      </w:r>
    </w:p>
    <w:p w14:paraId="57462AFA" w14:textId="39EBABC3" w:rsidR="001839E1" w:rsidRPr="00DA405F" w:rsidRDefault="001839E1" w:rsidP="004A71FF">
      <w:pPr>
        <w:pStyle w:val="Standard"/>
        <w:rPr>
          <w:rFonts w:cs="Times New Roman"/>
          <w:color w:val="FF0000"/>
        </w:rPr>
      </w:pPr>
    </w:p>
    <w:p w14:paraId="799F3091" w14:textId="42A204CF" w:rsidR="006A087B" w:rsidRPr="00DA405F" w:rsidRDefault="001839E1" w:rsidP="006A087B">
      <w:pPr>
        <w:pStyle w:val="Standard"/>
        <w:rPr>
          <w:rFonts w:cs="Times New Roman"/>
          <w:color w:val="FF0000"/>
        </w:rPr>
      </w:pPr>
      <w:r w:rsidRPr="00DA405F">
        <w:rPr>
          <w:rFonts w:cs="Times New Roman"/>
          <w:color w:val="FF0000"/>
        </w:rPr>
        <w:t xml:space="preserve">Finally, we conclude by discussing </w:t>
      </w:r>
    </w:p>
    <w:p w14:paraId="5C9F452D" w14:textId="77777777" w:rsidR="006A087B" w:rsidRPr="00DA405F" w:rsidRDefault="006A087B" w:rsidP="006A087B">
      <w:pPr>
        <w:pStyle w:val="Standard"/>
        <w:rPr>
          <w:rFonts w:cs="Times New Roman"/>
          <w:color w:val="FF0000"/>
        </w:rPr>
      </w:pPr>
    </w:p>
    <w:p w14:paraId="27634F24" w14:textId="7A981154" w:rsidR="00754831" w:rsidRPr="00DA405F" w:rsidRDefault="00754831" w:rsidP="00754831">
      <w:pPr>
        <w:pStyle w:val="Textbody"/>
        <w:spacing w:after="160" w:line="225" w:lineRule="atLeast"/>
        <w:rPr>
          <w:rFonts w:cs="Times New Roman"/>
          <w:b/>
          <w:bCs/>
          <w:u w:val="single"/>
        </w:rPr>
      </w:pPr>
      <w:r w:rsidRPr="00DA405F">
        <w:rPr>
          <w:rFonts w:cs="Times New Roman"/>
          <w:b/>
          <w:bCs/>
          <w:u w:val="single"/>
        </w:rPr>
        <w:t>Organisms as utility maximisers</w:t>
      </w:r>
    </w:p>
    <w:p w14:paraId="5401B34C" w14:textId="3C869C26" w:rsidR="00DB09FD" w:rsidRPr="00DA405F" w:rsidRDefault="00754831" w:rsidP="00754831">
      <w:pPr>
        <w:rPr>
          <w:rFonts w:ascii="Times New Roman" w:hAnsi="Times New Roman" w:cs="Times New Roman"/>
          <w:sz w:val="24"/>
          <w:szCs w:val="24"/>
        </w:rPr>
      </w:pPr>
      <w:r w:rsidRPr="00DA405F">
        <w:rPr>
          <w:rFonts w:ascii="Times New Roman" w:hAnsi="Times New Roman" w:cs="Times New Roman"/>
          <w:sz w:val="24"/>
          <w:szCs w:val="24"/>
        </w:rPr>
        <w:t xml:space="preserve">The choice of all possible actions in the world is potentially infinite, yet each organism only has a limited amount of time, effort, and (in the case of humans) money they can expend. As such, a key function of the brain is to accumulate the evidence needed to whittle down choices and eventually decide on the single course of action that will benefit the organism most over the </w:t>
      </w:r>
      <w:r w:rsidR="00A31722" w:rsidRPr="00DA405F">
        <w:rPr>
          <w:rFonts w:ascii="Times New Roman" w:hAnsi="Times New Roman" w:cs="Times New Roman"/>
          <w:sz w:val="24"/>
          <w:szCs w:val="24"/>
        </w:rPr>
        <w:t xml:space="preserve">duration </w:t>
      </w:r>
      <w:r w:rsidRPr="00DA405F">
        <w:rPr>
          <w:rFonts w:ascii="Times New Roman" w:hAnsi="Times New Roman" w:cs="Times New Roman"/>
          <w:sz w:val="24"/>
          <w:szCs w:val="24"/>
        </w:rPr>
        <w:t>of its remaining lifespan.</w:t>
      </w:r>
      <w:r w:rsidR="009F6C6D" w:rsidRPr="00DA405F">
        <w:rPr>
          <w:rFonts w:ascii="Times New Roman" w:hAnsi="Times New Roman" w:cs="Times New Roman"/>
          <w:sz w:val="24"/>
          <w:szCs w:val="24"/>
        </w:rPr>
        <w:t xml:space="preserve"> On the simplest level, organisms are compelled to travel or grow towards increasing gradients of the chemicals they require to survive and propagate their genes.</w:t>
      </w:r>
      <w:r w:rsidR="00A31722" w:rsidRPr="00DA405F">
        <w:rPr>
          <w:rFonts w:ascii="Times New Roman" w:hAnsi="Times New Roman" w:cs="Times New Roman"/>
          <w:sz w:val="24"/>
          <w:szCs w:val="24"/>
        </w:rPr>
        <w:t xml:space="preserve"> In evolutionary biological terms, they maximise their ‘reproductive fitness’.</w:t>
      </w:r>
    </w:p>
    <w:p w14:paraId="53C49C2E" w14:textId="6E3F6748" w:rsidR="002D2F48" w:rsidRPr="00DA405F" w:rsidRDefault="00D6368E" w:rsidP="00754831">
      <w:pPr>
        <w:rPr>
          <w:rFonts w:ascii="Times New Roman" w:hAnsi="Times New Roman" w:cs="Times New Roman"/>
          <w:color w:val="222222"/>
          <w:sz w:val="24"/>
          <w:szCs w:val="24"/>
        </w:rPr>
      </w:pPr>
      <w:r w:rsidRPr="00DA405F">
        <w:rPr>
          <w:rFonts w:ascii="Times New Roman" w:hAnsi="Times New Roman" w:cs="Times New Roman"/>
          <w:sz w:val="24"/>
          <w:szCs w:val="24"/>
        </w:rPr>
        <w:t xml:space="preserve">In </w:t>
      </w:r>
      <w:r w:rsidR="002D2F48" w:rsidRPr="00DA405F">
        <w:rPr>
          <w:rFonts w:ascii="Times New Roman" w:hAnsi="Times New Roman" w:cs="Times New Roman"/>
          <w:sz w:val="24"/>
          <w:szCs w:val="24"/>
        </w:rPr>
        <w:t>C. elegans</w:t>
      </w:r>
      <w:r w:rsidRPr="00DA405F">
        <w:rPr>
          <w:rFonts w:ascii="Times New Roman" w:hAnsi="Times New Roman" w:cs="Times New Roman"/>
          <w:sz w:val="24"/>
          <w:szCs w:val="24"/>
        </w:rPr>
        <w:t xml:space="preserve">, </w:t>
      </w:r>
      <w:r w:rsidRPr="00DA405F">
        <w:rPr>
          <w:rFonts w:ascii="Times New Roman" w:hAnsi="Times New Roman" w:cs="Times New Roman"/>
          <w:color w:val="222222"/>
          <w:sz w:val="24"/>
          <w:szCs w:val="24"/>
        </w:rPr>
        <w:t xml:space="preserve">the decision to move forwards or backwards is simply an integration of the evidence for or against a chemical in its vicinity </w:t>
      </w:r>
      <w:r w:rsidRPr="00DA405F">
        <w:rPr>
          <w:rFonts w:ascii="Times New Roman" w:hAnsi="Times New Roman" w:cs="Times New Roman"/>
          <w:color w:val="222222"/>
          <w:sz w:val="24"/>
          <w:szCs w:val="24"/>
        </w:rPr>
        <w:fldChar w:fldCharType="begin" w:fldLock="1"/>
      </w:r>
      <w:r w:rsidRPr="00DA405F">
        <w:rPr>
          <w:rFonts w:ascii="Times New Roman" w:hAnsi="Times New Roman" w:cs="Times New Roman"/>
          <w:color w:val="222222"/>
          <w:sz w:val="24"/>
          <w:szCs w:val="24"/>
        </w:rPr>
        <w:instrText>ADDIN CSL_CITATION {"citationItems":[{"id":"ITEM-1","itemData":{"DOI":"10.7554/eLife.21629","ISSN":"2050084X","PMID":"28532547","abstract":"Brains regulate behavioral responses with distinct timings. Here we investigate the cellular and molecular mechanisms underlying the timing of decision-making during olfactory navigation in Caenorhabditis elegans. We find that, based on subtle changes in odor concentrations, the animals appear to choose the appropriate migratory direction from multiple trials as a form of behavioral decision-making. Through optophysiological, mathematical and genetic analyses of neural activity under virtual odor gradients, we further find that odor concentration information is temporally integrated for a decision by a gradual increase in intracellular calcium concentration ([Ca2+]i), which occurs via L-type voltage-gated calcium channels in a pair of olfactory neurons. In contrast, for a reflex-like behavioral response, [Ca2+]i rapidly increases via multiple types of calcium channels in a pair of nociceptive neurons. Thus, the timing of neuronal responses is determined by cell type-dependent involvement of calcium channels, which may serve as a cellular basis for decision-making.","author":[{"dropping-particle":"","family":"Tanimoto","given":"Yuki","non-dropping-particle":"","parse-names":false,"suffix":""},{"dropping-particle":"","family":"Yamazoe-Umemoto","given":"Akiko","non-dropping-particle":"","parse-names":false,"suffix":""},{"dropping-particle":"","family":"Fujita","given":"Kosuke","non-dropping-particle":"","parse-names":false,"suffix":""},{"dropping-particle":"","family":"Kawazoe","given":"Yuya","non-dropping-particle":"","parse-names":false,"suffix":""},{"dropping-particle":"","family":"Miyanishi","given":"Yosuke","non-dropping-particle":"","parse-names":false,"suffix":""},{"dropping-particle":"","family":"Yamazaki","given":"Shuhei J.","non-dropping-particle":"","parse-names":false,"suffix":""},{"dropping-particle":"","family":"Fei","given":"Xianfeng","non-dropping-particle":"","parse-names":false,"suffix":""},{"dropping-particle":"","family":"Busch","given":"Karl Emanuel","non-dropping-particle":"","parse-names":false,"suffix":""},{"dropping-particle":"","family":"Gengyo-Ando","given":"Keiko","non-dropping-particle":"","parse-names":false,"suffix":""},{"dropping-particle":"","family":"Nakai","given":"Junichi","non-dropping-particle":"","parse-names":false,"suffix":""},{"dropping-particle":"","family":"Iino","given":"Yuichi","non-dropping-particle":"","parse-names":false,"suffix":""},{"dropping-particle":"","family":"Iwasaki","given":"Yuishi","non-dropping-particle":"","parse-names":false,"suffix":""},{"dropping-particle":"","family":"Hashimoto","given":"Koichi","non-dropping-particle":"","parse-names":false,"suffix":""},{"dropping-particle":"","family":"Kimura","given":"Koutarou D.","non-dropping-particle":"","parse-names":false,"suffix":""}],"container-title":"eLife","id":"ITEM-1","issued":{"date-parts":[["2017"]]},"page":"1-30","title":"Calcium dynamics regulating the timing of decision-making in C. Elegans","type":"article-journal","volume":"6"},"uris":["http://www.mendeley.com/documents/?uuid=25e4ee1c-f270-475f-ab9e-63fb90f5171c"]}],"mendeley":{"formattedCitation":"(Tanimoto et al., 2017)","plainTextFormattedCitation":"(Tanimoto et al., 2017)","previouslyFormattedCitation":"(Tanimoto et al., 2017)"},"properties":{"noteIndex":0},"schema":"https://github.com/citation-style-language/schema/raw/master/csl-citation.json"}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(Tanimoto et al., 2017)</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w:t>
      </w:r>
      <w:r w:rsidR="002D2F48" w:rsidRPr="00DA405F">
        <w:rPr>
          <w:rFonts w:ascii="Times New Roman" w:hAnsi="Times New Roman" w:cs="Times New Roman"/>
          <w:color w:val="222222"/>
          <w:sz w:val="24"/>
          <w:szCs w:val="24"/>
        </w:rPr>
        <w:t xml:space="preserve">Such decisions are perceptual in that they deal with some external, observable quantity in the outside world. Regardless of whether the worm </w:t>
      </w:r>
      <w:r w:rsidR="001E3B27" w:rsidRPr="00DA405F">
        <w:rPr>
          <w:rFonts w:ascii="Times New Roman" w:hAnsi="Times New Roman" w:cs="Times New Roman"/>
          <w:color w:val="222222"/>
          <w:sz w:val="24"/>
          <w:szCs w:val="24"/>
        </w:rPr>
        <w:t xml:space="preserve">makes the </w:t>
      </w:r>
      <w:r w:rsidR="002D2F48" w:rsidRPr="00DA405F">
        <w:rPr>
          <w:rFonts w:ascii="Times New Roman" w:hAnsi="Times New Roman" w:cs="Times New Roman"/>
          <w:color w:val="222222"/>
          <w:sz w:val="24"/>
          <w:szCs w:val="24"/>
        </w:rPr>
        <w:t xml:space="preserve">decision </w:t>
      </w:r>
      <w:r w:rsidR="001E3B27" w:rsidRPr="00DA405F">
        <w:rPr>
          <w:rFonts w:ascii="Times New Roman" w:hAnsi="Times New Roman" w:cs="Times New Roman"/>
          <w:color w:val="222222"/>
          <w:sz w:val="24"/>
          <w:szCs w:val="24"/>
        </w:rPr>
        <w:t xml:space="preserve">to move away (in the case of this study) from a noxious chemical, there exists a unidimensional scale of </w:t>
      </w:r>
      <w:r w:rsidR="005569B4">
        <w:rPr>
          <w:rFonts w:ascii="Times New Roman" w:hAnsi="Times New Roman" w:cs="Times New Roman"/>
          <w:color w:val="222222"/>
          <w:sz w:val="24"/>
          <w:szCs w:val="24"/>
        </w:rPr>
        <w:t>the decision variable</w:t>
      </w:r>
      <w:r w:rsidR="001E3B27" w:rsidRPr="00DA405F">
        <w:rPr>
          <w:rFonts w:ascii="Times New Roman" w:hAnsi="Times New Roman" w:cs="Times New Roman"/>
          <w:color w:val="222222"/>
          <w:sz w:val="24"/>
          <w:szCs w:val="24"/>
        </w:rPr>
        <w:t xml:space="preserve"> (i.e. strength of concentration gradient) which behaviour can be regressed against.</w:t>
      </w:r>
    </w:p>
    <w:p w14:paraId="133BBC38" w14:textId="3F17CF2D" w:rsidR="001E3B27" w:rsidRPr="00DA405F" w:rsidRDefault="001E3B27" w:rsidP="00754831">
      <w:pPr>
        <w:rPr>
          <w:rFonts w:ascii="Times New Roman" w:hAnsi="Times New Roman" w:cs="Times New Roman"/>
          <w:color w:val="222222"/>
          <w:sz w:val="24"/>
          <w:szCs w:val="24"/>
        </w:rPr>
      </w:pPr>
      <w:r w:rsidRPr="00DA405F">
        <w:rPr>
          <w:rFonts w:ascii="Times New Roman" w:hAnsi="Times New Roman" w:cs="Times New Roman"/>
          <w:color w:val="222222"/>
          <w:sz w:val="24"/>
          <w:szCs w:val="24"/>
        </w:rPr>
        <w:t xml:space="preserve">Rhesus macaques and human participants in neuropsychological studies are able to produce similar perceptual decisions when presented with an array of randomly moving dots and the chance to win a reward (juice or money) if they can guess the correct aggregate direction </w:t>
      </w:r>
      <w:r w:rsidRPr="00DA405F">
        <w:rPr>
          <w:rFonts w:ascii="Times New Roman" w:hAnsi="Times New Roman" w:cs="Times New Roman"/>
          <w:color w:val="222222"/>
          <w:sz w:val="24"/>
          <w:szCs w:val="24"/>
        </w:rPr>
        <w:fldChar w:fldCharType="begin" w:fldLock="1"/>
      </w:r>
      <w:r w:rsidR="00046C39" w:rsidRPr="00DA405F">
        <w:rPr>
          <w:rFonts w:ascii="Times New Roman" w:hAnsi="Times New Roman" w:cs="Times New Roman"/>
          <w:color w:val="222222"/>
          <w:sz w:val="24"/>
          <w:szCs w:val="24"/>
        </w:rPr>
        <w:instrText>ADDIN CSL_CITATION {"citationItems":[{"id":"ITEM-1","itemData":{"DOI":"10.1152/jn.2001.86.4.1916","ISSN":"00223077","PMID":"11600651","abstract":"We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movement.","author":[{"dropping-particle":"","family":"Shadlen","given":"Michael N.","non-dropping-particle":"","parse-names":false,"suffix":""},{"dropping-particle":"","family":"Newsome","given":"William T.","non-dropping-particle":"","parse-names":false,"suffix":""}],"container-title":"Journal of Neurophysiology","id":"ITEM-1","issue":"4","issued":{"date-parts":[["2001"]]},"page":"1916-1936","title":"Neural basis of a perceptual decision in the parietal cortex (area LIP) of the rhesus monkey","type":"article-journal","volume":"86"},"uris":["http://www.mendeley.com/documents/?uuid=085a6de2-c3ba-40d1-ade9-c041f7624f95"]}],"mendeley":{"formattedCitation":"(Shadlen &amp; Newsome, 2001)","plainTextFormattedCitation":"(Shadlen &amp; Newsome, 2001)","previouslyFormattedCitation":"(Shadlen &amp; Newsome, 2001)"},"properties":{"noteIndex":0},"schema":"https://github.com/citation-style-language/schema/raw/master/csl-citation.json"}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(Shadlen &amp; Newsome, 2001)</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w:t>
      </w:r>
      <w:commentRangeStart w:id="6"/>
      <w:r w:rsidRPr="00DA405F">
        <w:rPr>
          <w:rFonts w:ascii="Times New Roman" w:hAnsi="Times New Roman" w:cs="Times New Roman"/>
          <w:color w:val="222222"/>
          <w:sz w:val="24"/>
          <w:szCs w:val="24"/>
        </w:rPr>
        <w:t>A</w:t>
      </w:r>
      <w:commentRangeEnd w:id="6"/>
      <w:r w:rsidR="00387A45">
        <w:rPr>
          <w:rStyle w:val="CommentReference"/>
        </w:rPr>
        <w:commentReference w:id="6"/>
      </w:r>
      <w:r w:rsidRPr="00DA405F">
        <w:rPr>
          <w:rFonts w:ascii="Times New Roman" w:hAnsi="Times New Roman" w:cs="Times New Roman"/>
          <w:color w:val="222222"/>
          <w:sz w:val="24"/>
          <w:szCs w:val="24"/>
        </w:rPr>
        <w:t xml:space="preserve"> </w:t>
      </w:r>
      <w:r w:rsidR="007C6AA6">
        <w:rPr>
          <w:rFonts w:ascii="Times New Roman" w:hAnsi="Times New Roman" w:cs="Times New Roman"/>
          <w:color w:val="222222"/>
          <w:sz w:val="24"/>
          <w:szCs w:val="24"/>
        </w:rPr>
        <w:t xml:space="preserve">competent </w:t>
      </w:r>
      <w:r w:rsidRPr="00DA405F">
        <w:rPr>
          <w:rFonts w:ascii="Times New Roman" w:hAnsi="Times New Roman" w:cs="Times New Roman"/>
          <w:color w:val="222222"/>
          <w:sz w:val="24"/>
          <w:szCs w:val="24"/>
        </w:rPr>
        <w:t>programmer can define exactly the coherence of the dots movement without having to know a single thing about the organism participating in the task</w:t>
      </w:r>
      <w:r w:rsidR="00810FFE" w:rsidRPr="00CD3967">
        <w:rPr>
          <w:rStyle w:val="FootnoteReference"/>
        </w:rPr>
        <w:footnoteReference w:id="2"/>
      </w:r>
      <w:r w:rsidRPr="00DA405F">
        <w:rPr>
          <w:rFonts w:ascii="Times New Roman" w:hAnsi="Times New Roman" w:cs="Times New Roman"/>
          <w:color w:val="222222"/>
          <w:sz w:val="24"/>
          <w:szCs w:val="24"/>
        </w:rPr>
        <w:t>.</w:t>
      </w:r>
    </w:p>
    <w:p w14:paraId="36DDC751" w14:textId="04EE8EDC" w:rsidR="00754831" w:rsidRPr="00DA405F" w:rsidRDefault="001E3B27" w:rsidP="002D2F48">
      <w:pPr>
        <w:rPr>
          <w:rFonts w:ascii="Times New Roman" w:hAnsi="Times New Roman" w:cs="Times New Roman"/>
          <w:sz w:val="24"/>
          <w:szCs w:val="24"/>
        </w:rPr>
      </w:pPr>
      <w:r w:rsidRPr="00DA405F">
        <w:rPr>
          <w:rFonts w:ascii="Times New Roman" w:hAnsi="Times New Roman" w:cs="Times New Roman"/>
          <w:color w:val="222222"/>
          <w:sz w:val="24"/>
          <w:szCs w:val="24"/>
        </w:rPr>
        <w:lastRenderedPageBreak/>
        <w:t xml:space="preserve">In economic tasks, there is no such external dimension which dictates a correct choice between alternatives and the difficulty of that choice. </w:t>
      </w:r>
      <w:r w:rsidR="009435EA" w:rsidRPr="00DA405F">
        <w:rPr>
          <w:rFonts w:ascii="Times New Roman" w:hAnsi="Times New Roman" w:cs="Times New Roman"/>
          <w:color w:val="222222"/>
          <w:sz w:val="24"/>
          <w:szCs w:val="24"/>
        </w:rPr>
        <w:t xml:space="preserve">Even in token economies developed by humans, people frequently make choices which do not maximise monetary value. For </w:t>
      </w:r>
      <w:r w:rsidR="00046C39" w:rsidRPr="00DA405F">
        <w:rPr>
          <w:rFonts w:ascii="Times New Roman" w:hAnsi="Times New Roman" w:cs="Times New Roman"/>
          <w:color w:val="222222"/>
          <w:sz w:val="24"/>
          <w:szCs w:val="24"/>
        </w:rPr>
        <w:t xml:space="preserve">example, it is not uncommon for individuals to both seek risk and buy lottery tickets and avoid risk by paying insurance premiums, despite both having a negative expected value in units of currency </w:t>
      </w:r>
      <w:r w:rsidR="00046C39" w:rsidRPr="00DA405F">
        <w:rPr>
          <w:rFonts w:ascii="Times New Roman" w:hAnsi="Times New Roman" w:cs="Times New Roman"/>
          <w:color w:val="222222"/>
          <w:sz w:val="24"/>
          <w:szCs w:val="24"/>
        </w:rPr>
        <w:fldChar w:fldCharType="begin" w:fldLock="1"/>
      </w:r>
      <w:r w:rsidR="00375DE3" w:rsidRPr="00DA405F">
        <w:rPr>
          <w:rFonts w:ascii="Times New Roman" w:hAnsi="Times New Roman" w:cs="Times New Roman"/>
          <w:color w:val="222222"/>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approach.","author":[{"dropping-particle":"","family":"Friedman","given":"M.","non-dropping-particle":"","parse-names":false,"suffix":""},{"dropping-particle":"","family":"Savage","given":"L. J.","non-dropping-particle":"","parse-names":false,"suffix":""}],"container-title":"Journal of Political Economy","id":"ITEM-1","issue":"4","issued":{"date-parts":[["1948"]]},"page":"279-304","title":"The Utility Analysis of Choices Involving Risk","type":"article-journal","volume":"56"},"uris":["http://www.mendeley.com/documents/?uuid=355abdba-1e4c-4328-a304-0e60e4849869"]}],"mendeley":{"formattedCitation":"(Friedman &amp; Savage, 1948)","plainTextFormattedCitation":"(Friedman &amp; Savage, 1948)","previouslyFormattedCitation":"(Friedman &amp; Savage, 1948)"},"properties":{"noteIndex":0},"schema":"https://github.com/citation-style-language/schema/raw/master/csl-citation.json"}</w:instrText>
      </w:r>
      <w:r w:rsidR="00046C39" w:rsidRPr="00DA405F">
        <w:rPr>
          <w:rFonts w:ascii="Times New Roman" w:hAnsi="Times New Roman" w:cs="Times New Roman"/>
          <w:color w:val="222222"/>
          <w:sz w:val="24"/>
          <w:szCs w:val="24"/>
        </w:rPr>
        <w:fldChar w:fldCharType="separate"/>
      </w:r>
      <w:r w:rsidR="00046C39" w:rsidRPr="00DA405F">
        <w:rPr>
          <w:rFonts w:ascii="Times New Roman" w:hAnsi="Times New Roman" w:cs="Times New Roman"/>
          <w:noProof/>
          <w:color w:val="222222"/>
          <w:sz w:val="24"/>
          <w:szCs w:val="24"/>
        </w:rPr>
        <w:t>(Friedman &amp; Savage, 1948)</w:t>
      </w:r>
      <w:r w:rsidR="00046C39" w:rsidRPr="00DA405F">
        <w:rPr>
          <w:rFonts w:ascii="Times New Roman" w:hAnsi="Times New Roman" w:cs="Times New Roman"/>
          <w:color w:val="222222"/>
          <w:sz w:val="24"/>
          <w:szCs w:val="24"/>
        </w:rPr>
        <w:fldChar w:fldCharType="end"/>
      </w:r>
      <w:r w:rsidR="00046C39" w:rsidRPr="00DA405F">
        <w:rPr>
          <w:rFonts w:ascii="Times New Roman" w:hAnsi="Times New Roman" w:cs="Times New Roman"/>
          <w:color w:val="222222"/>
          <w:sz w:val="24"/>
          <w:szCs w:val="24"/>
        </w:rPr>
        <w:t xml:space="preserve">. </w:t>
      </w:r>
      <w:r w:rsidR="009F7A42" w:rsidRPr="00DA405F">
        <w:rPr>
          <w:rFonts w:ascii="Times New Roman" w:hAnsi="Times New Roman" w:cs="Times New Roman"/>
          <w:color w:val="222222"/>
          <w:sz w:val="24"/>
          <w:szCs w:val="24"/>
        </w:rPr>
        <w:t xml:space="preserve">Even for certain goods, it is plain to see that a cheeseburger has more </w:t>
      </w:r>
      <w:r w:rsidR="002E1C34" w:rsidRPr="00DA405F">
        <w:rPr>
          <w:rFonts w:ascii="Times New Roman" w:hAnsi="Times New Roman" w:cs="Times New Roman"/>
          <w:color w:val="222222"/>
          <w:sz w:val="24"/>
          <w:szCs w:val="24"/>
        </w:rPr>
        <w:t>benefit</w:t>
      </w:r>
      <w:r w:rsidR="009F7A42" w:rsidRPr="00DA405F">
        <w:rPr>
          <w:rFonts w:ascii="Times New Roman" w:hAnsi="Times New Roman" w:cs="Times New Roman"/>
          <w:color w:val="222222"/>
          <w:sz w:val="24"/>
          <w:szCs w:val="24"/>
        </w:rPr>
        <w:t xml:space="preserve"> to a starving man than a piece of jewellery which may be many times its value</w:t>
      </w:r>
      <w:r w:rsidR="00136070" w:rsidRPr="00CD3967">
        <w:rPr>
          <w:rStyle w:val="FootnoteReference"/>
        </w:rPr>
        <w:footnoteReference w:id="3"/>
      </w:r>
      <w:r w:rsidR="009F7A42" w:rsidRPr="00DA405F">
        <w:rPr>
          <w:rFonts w:ascii="Times New Roman" w:hAnsi="Times New Roman" w:cs="Times New Roman"/>
          <w:color w:val="222222"/>
          <w:sz w:val="24"/>
          <w:szCs w:val="24"/>
        </w:rPr>
        <w:t>. Instead of comparing items against cost, people instead factor the monetary cost into some utility function which they use to maximise their own internal subjective value for goods.</w:t>
      </w:r>
    </w:p>
    <w:p w14:paraId="27DFD79E" w14:textId="7EED50B8" w:rsidR="00754831" w:rsidRPr="00DA405F" w:rsidRDefault="00754831" w:rsidP="00754831">
      <w:pPr>
        <w:pStyle w:val="Textbody"/>
        <w:spacing w:before="240" w:after="160" w:line="225" w:lineRule="atLeast"/>
        <w:rPr>
          <w:rFonts w:cs="Times New Roman"/>
          <w:color w:val="222222"/>
        </w:rPr>
      </w:pPr>
      <w:r w:rsidRPr="00DA405F">
        <w:rPr>
          <w:rFonts w:cs="Times New Roman"/>
          <w:color w:val="222222"/>
        </w:rPr>
        <w:t>This tendency for individuals to seek actions that maximise a utility function</w:t>
      </w:r>
      <w:r w:rsidR="006A5BAB" w:rsidRPr="00DA405F">
        <w:rPr>
          <w:rFonts w:cs="Times New Roman"/>
          <w:color w:val="222222"/>
        </w:rPr>
        <w:t>, rather than value,</w:t>
      </w:r>
      <w:r w:rsidRPr="00DA405F">
        <w:rPr>
          <w:rFonts w:cs="Times New Roman"/>
          <w:color w:val="222222"/>
        </w:rPr>
        <w:t xml:space="preserve"> was first described by Daniel Bernoulli in the 18</w:t>
      </w:r>
      <w:proofErr w:type="spellStart"/>
      <w:r w:rsidRPr="00DA405F">
        <w:rPr>
          <w:rFonts w:cs="Times New Roman"/>
          <w:color w:val="222222"/>
          <w:position w:val="7"/>
        </w:rPr>
        <w:t>th</w:t>
      </w:r>
      <w:proofErr w:type="spellEnd"/>
      <w:r w:rsidRPr="00DA405F">
        <w:rPr>
          <w:rFonts w:cs="Times New Roman"/>
          <w:color w:val="222222"/>
        </w:rPr>
        <w:t xml:space="preserve"> century as an answer to the St. </w:t>
      </w:r>
      <w:r w:rsidR="005569B4" w:rsidRPr="00DA405F">
        <w:rPr>
          <w:rFonts w:cs="Times New Roman"/>
          <w:color w:val="222222"/>
        </w:rPr>
        <w:t>Petersburg</w:t>
      </w:r>
      <w:r w:rsidRPr="00DA405F">
        <w:rPr>
          <w:rFonts w:cs="Times New Roman"/>
          <w:color w:val="222222"/>
        </w:rPr>
        <w:t xml:space="preserve"> 'paradox'</w:t>
      </w:r>
      <w:r w:rsidR="0058545C">
        <w:rPr>
          <w:rFonts w:cs="Times New Roman"/>
          <w:color w:val="222222"/>
        </w:rPr>
        <w:t xml:space="preserve"> </w:t>
      </w:r>
      <w:r w:rsidR="0058545C">
        <w:rPr>
          <w:rFonts w:cs="Times New Roman"/>
          <w:color w:val="222222"/>
        </w:rPr>
        <w:fldChar w:fldCharType="begin" w:fldLock="1"/>
      </w:r>
      <w:r w:rsidR="00551993">
        <w:rPr>
          <w:rFonts w:cs="Times New Roman"/>
          <w:color w:val="222222"/>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1738)","plainTextFormattedCitation":"(Bernoulli, 1738)","previouslyFormattedCitation":"(Bernoulli, 1738)"},"properties":{"noteIndex":0},"schema":"https://github.com/citation-style-language/schema/raw/master/csl-citation.json"}</w:instrText>
      </w:r>
      <w:r w:rsidR="0058545C">
        <w:rPr>
          <w:rFonts w:cs="Times New Roman"/>
          <w:color w:val="222222"/>
        </w:rPr>
        <w:fldChar w:fldCharType="separate"/>
      </w:r>
      <w:r w:rsidR="0058545C" w:rsidRPr="0058545C">
        <w:rPr>
          <w:rFonts w:cs="Times New Roman"/>
          <w:noProof/>
          <w:color w:val="222222"/>
        </w:rPr>
        <w:t>(Bernoulli, 1738)</w:t>
      </w:r>
      <w:r w:rsidR="0058545C">
        <w:rPr>
          <w:rFonts w:cs="Times New Roman"/>
          <w:color w:val="222222"/>
        </w:rPr>
        <w:fldChar w:fldCharType="end"/>
      </w:r>
      <w:r w:rsidRPr="00DA405F">
        <w:rPr>
          <w:rFonts w:cs="Times New Roman"/>
          <w:color w:val="222222"/>
        </w:rPr>
        <w:t xml:space="preserve">. In this thought experiment, a player is offered the chance to buy into a lottery where a coin will be flipped </w:t>
      </w:r>
      <m:oMath>
        <m:r>
          <m:rPr>
            <m:sty m:val="bi"/>
          </m:rPr>
          <w:rPr>
            <w:rFonts w:ascii="Cambria Math" w:hAnsi="Cambria Math" w:cs="Times New Roman"/>
            <w:color w:val="222222"/>
          </w:rPr>
          <m:t>n</m:t>
        </m:r>
      </m:oMath>
      <w:r w:rsidRPr="00DA405F">
        <w:rPr>
          <w:rFonts w:cs="Times New Roman"/>
          <w:b/>
          <w:bCs/>
          <w:color w:val="222222"/>
        </w:rPr>
        <w:t xml:space="preserve"> </w:t>
      </w:r>
      <w:r w:rsidRPr="00DA405F">
        <w:rPr>
          <w:rFonts w:cs="Times New Roman"/>
          <w:color w:val="222222"/>
        </w:rPr>
        <w:t xml:space="preserve">times until it lands on heads. At that point, the player will be paid out </w:t>
      </w:r>
      <m:oMath>
        <m:sSup>
          <m:sSupPr>
            <m:ctrlPr>
              <w:rPr>
                <w:rFonts w:ascii="Cambria Math" w:hAnsi="Cambria Math" w:cs="Times New Roman"/>
                <w:b/>
                <w:bCs/>
                <w:i/>
                <w:color w:val="222222"/>
              </w:rPr>
            </m:ctrlPr>
          </m:sSupPr>
          <m:e>
            <m:r>
              <m:rPr>
                <m:sty m:val="bi"/>
              </m:rPr>
              <w:rPr>
                <w:rFonts w:ascii="Cambria Math" w:hAnsi="Cambria Math" w:cs="Times New Roman"/>
                <w:color w:val="222222"/>
              </w:rPr>
              <m:t>2</m:t>
            </m:r>
          </m:e>
          <m:sup>
            <m:r>
              <m:rPr>
                <m:sty m:val="bi"/>
              </m:rPr>
              <w:rPr>
                <w:rFonts w:ascii="Cambria Math" w:hAnsi="Cambria Math" w:cs="Times New Roman"/>
                <w:color w:val="222222"/>
              </w:rPr>
              <m:t>n</m:t>
            </m:r>
          </m:sup>
        </m:sSup>
      </m:oMath>
      <w:r w:rsidRPr="00DA405F">
        <w:rPr>
          <w:rFonts w:cs="Times New Roman"/>
          <w:color w:val="222222"/>
        </w:rPr>
        <w:t xml:space="preserve"> dollars. The first five terms of the expected value (</w:t>
      </w:r>
      <m:oMath>
        <m:r>
          <m:rPr>
            <m:sty m:val="bi"/>
          </m:rPr>
          <w:rPr>
            <w:rFonts w:ascii="Cambria Math" w:hAnsi="Cambria Math" w:cs="Times New Roman"/>
            <w:color w:val="222222"/>
          </w:rPr>
          <m:t>EV</m:t>
        </m:r>
      </m:oMath>
      <w:r w:rsidRPr="00DA405F">
        <w:rPr>
          <w:rFonts w:cs="Times New Roman"/>
          <w:color w:val="222222"/>
        </w:rPr>
        <w:t>) of this game are equal to the chance of each outcome (</w:t>
      </w:r>
      <m:oMath>
        <m:r>
          <m:rPr>
            <m:sty m:val="bi"/>
          </m:rPr>
          <w:rPr>
            <w:rFonts w:ascii="Cambria Math" w:hAnsi="Cambria Math" w:cs="Times New Roman"/>
            <w:color w:val="222222"/>
          </w:rPr>
          <m:t>p(</m:t>
        </m:r>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EF78DA">
        <w:rPr>
          <w:rFonts w:cs="Times New Roman"/>
          <w:b/>
          <w:bCs/>
          <w:color w:val="222222"/>
        </w:rPr>
        <w:t>)</w:t>
      </w:r>
      <w:r w:rsidR="00EF78DA" w:rsidRPr="00EF78DA">
        <w:rPr>
          <w:rFonts w:cs="Times New Roman"/>
          <w:color w:val="222222"/>
        </w:rPr>
        <w:t>)</w:t>
      </w:r>
      <w:r w:rsidRPr="00DA405F">
        <w:rPr>
          <w:rFonts w:cs="Times New Roman"/>
          <w:color w:val="222222"/>
        </w:rPr>
        <w:t xml:space="preserve"> multiplied by the magnitude of that outcome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and are as follows:</w:t>
      </w:r>
      <w:r w:rsidRPr="00DA405F">
        <w:rPr>
          <w:rFonts w:cs="Times New Roman"/>
          <w:color w:val="222222"/>
        </w:rPr>
        <w:br/>
      </w:r>
    </w:p>
    <w:p w14:paraId="515FA370" w14:textId="3776F9D6" w:rsidR="00754831" w:rsidRPr="00DA405F" w:rsidRDefault="00754831" w:rsidP="00754831">
      <w:pPr>
        <w:pStyle w:val="Caption"/>
        <w:keepNext/>
        <w:rPr>
          <w:rFonts w:cs="Times New Roman"/>
        </w:rPr>
      </w:pPr>
      <w:r w:rsidRPr="00DA405F">
        <w:rPr>
          <w:rFonts w:cs="Times New Roman"/>
        </w:rPr>
        <w:t xml:space="preserve">Equation </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1</w:t>
      </w:r>
      <w:r w:rsidRPr="00DA405F">
        <w:rPr>
          <w:rFonts w:cs="Times New Roman"/>
        </w:rPr>
        <w:fldChar w:fldCharType="end"/>
      </w:r>
      <w:r w:rsidRPr="00DA405F">
        <w:rPr>
          <w:rFonts w:cs="Times New Roman"/>
        </w:rPr>
        <w:t>.1</w:t>
      </w:r>
    </w:p>
    <w:p w14:paraId="5D0DCDC3" w14:textId="5F785365" w:rsidR="00754831" w:rsidRPr="00DA405F" w:rsidRDefault="00C21775"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EV</m:t>
              </m:r>
            </m:e>
            <m:sub>
              <m:r>
                <w:rPr>
                  <w:rFonts w:ascii="Cambria Math" w:hAnsi="Cambria Math" w:cs="Times New Roman"/>
                  <w:color w:val="222222"/>
                </w:rPr>
                <m:t>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m:oMathPara>
    </w:p>
    <w:p w14:paraId="759B9604"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nary>
        </m:oMath>
      </m:oMathPara>
    </w:p>
    <w:p w14:paraId="6CD71209"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r>
                <w:rPr>
                  <w:rFonts w:ascii="Cambria Math" w:hAnsi="Cambria Math" w:cs="Times New Roman"/>
                </w:rPr>
                <m:t>⋅</m:t>
              </m:r>
              <m:r>
                <w:rPr>
                  <w:rFonts w:ascii="Cambria Math" w:hAnsi="Cambria Math" w:cs="Times New Roman"/>
                  <w:color w:val="222222"/>
                </w:rPr>
                <m:t>2</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4</m:t>
                  </m:r>
                </m:den>
              </m:f>
              <m:r>
                <w:rPr>
                  <w:rFonts w:ascii="Cambria Math" w:hAnsi="Cambria Math" w:cs="Times New Roman"/>
                </w:rPr>
                <m:t>⋅</m:t>
              </m:r>
              <m:r>
                <w:rPr>
                  <w:rFonts w:ascii="Cambria Math" w:hAnsi="Cambria Math" w:cs="Times New Roman"/>
                  <w:color w:val="222222"/>
                </w:rPr>
                <m:t>4</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8</m:t>
                  </m:r>
                </m:den>
              </m:f>
              <m:r>
                <w:rPr>
                  <w:rFonts w:ascii="Cambria Math" w:hAnsi="Cambria Math" w:cs="Times New Roman"/>
                </w:rPr>
                <m:t>⋅8</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16</m:t>
                  </m:r>
                </m:den>
              </m:f>
              <m:r>
                <w:rPr>
                  <w:rFonts w:ascii="Cambria Math" w:hAnsi="Cambria Math" w:cs="Times New Roman"/>
                </w:rPr>
                <m:t>⋅16</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32</m:t>
                  </m:r>
                </m:den>
              </m:f>
              <m:r>
                <w:rPr>
                  <w:rFonts w:ascii="Cambria Math" w:hAnsi="Cambria Math" w:cs="Times New Roman"/>
                </w:rPr>
                <m:t>⋅32</m:t>
              </m:r>
            </m:e>
          </m:d>
          <m:r>
            <w:rPr>
              <w:rFonts w:ascii="Cambria Math" w:hAnsi="Cambria Math" w:cs="Times New Roman"/>
              <w:color w:val="222222"/>
            </w:rPr>
            <m:t>... = 1 + 1 + 1 + 1 + 1 +....</m:t>
          </m:r>
        </m:oMath>
      </m:oMathPara>
    </w:p>
    <w:p w14:paraId="11DBC368" w14:textId="544B20D8" w:rsidR="00754831" w:rsidRPr="00DA405F" w:rsidRDefault="00754831" w:rsidP="00754831">
      <w:pPr>
        <w:pStyle w:val="Textbody"/>
        <w:spacing w:before="240" w:after="160" w:line="225" w:lineRule="atLeast"/>
        <w:rPr>
          <w:rFonts w:cs="Times New Roman"/>
        </w:rPr>
      </w:pPr>
      <w:r w:rsidRPr="00DA405F">
        <w:rPr>
          <w:rFonts w:cs="Times New Roman"/>
          <w:color w:val="222222"/>
        </w:rPr>
        <w:t>For instance, if a player bought into the lottery for $10 and the coin landed on heads on the third flip, the player would win $8 and make a total loss of $2. However, as the summation term</w:t>
      </w:r>
      <w:r w:rsidR="0095497C">
        <w:rPr>
          <w:rFonts w:cs="Times New Roman"/>
          <w:color w:val="222222"/>
        </w:rPr>
        <w:t xml:space="preserve"> in equation 1.1</w:t>
      </w:r>
      <w:r w:rsidRPr="00DA405F">
        <w:rPr>
          <w:rFonts w:cs="Times New Roman"/>
          <w:color w:val="222222"/>
        </w:rPr>
        <w:t xml:space="preserve"> </w:t>
      </w:r>
      <w:r w:rsidR="00AF2226">
        <w:rPr>
          <w:rFonts w:cs="Times New Roman"/>
          <w:color w:val="222222"/>
        </w:rPr>
        <w:t>is infinitely long</w:t>
      </w:r>
      <w:r w:rsidRPr="00DA405F">
        <w:rPr>
          <w:rFonts w:cs="Times New Roman"/>
          <w:color w:val="222222"/>
        </w:rPr>
        <w:t>, the expected value of the lottery becomes infinite. That is, a ‘rational’ player should be willing to spend an infinite amount to play this game. Clearly this defies common sense; it seems clear to an observer that any person who gambled away their life savings buying into the game would likely end up disappointed. In reality</w:t>
      </w:r>
      <w:r w:rsidR="00893C6E" w:rsidRPr="00DA405F">
        <w:rPr>
          <w:rFonts w:cs="Times New Roman"/>
          <w:color w:val="222222"/>
        </w:rPr>
        <w:t>,</w:t>
      </w:r>
      <w:r w:rsidRPr="00DA405F">
        <w:rPr>
          <w:rFonts w:cs="Times New Roman"/>
          <w:color w:val="222222"/>
        </w:rPr>
        <w:t xml:space="preserve"> Bernoulli remarks</w:t>
      </w:r>
      <w:r w:rsidR="000E2E30">
        <w:rPr>
          <w:rFonts w:cs="Times New Roman"/>
          <w:color w:val="222222"/>
        </w:rPr>
        <w:t xml:space="preserve">, </w:t>
      </w:r>
      <w:r w:rsidRPr="00DA405F">
        <w:rPr>
          <w:rFonts w:cs="Times New Roman"/>
          <w:i/>
          <w:iCs/>
          <w:color w:val="222222"/>
        </w:rPr>
        <w:t>‘</w:t>
      </w:r>
      <w:r w:rsidRPr="00DA405F">
        <w:rPr>
          <w:rFonts w:cs="Times New Roman"/>
          <w:i/>
          <w:iCs/>
        </w:rPr>
        <w:t>any fairly reasonable man would sell his chance, with great pleasure, for twenty ducats’</w:t>
      </w:r>
      <w:r w:rsidRPr="00CD3967">
        <w:rPr>
          <w:rStyle w:val="FootnoteReference"/>
        </w:rPr>
        <w:footnoteReference w:id="4"/>
      </w:r>
      <w:r w:rsidRPr="00DA405F">
        <w:rPr>
          <w:rFonts w:cs="Times New Roman"/>
        </w:rPr>
        <w:t xml:space="preserve">. Instead of judging the expected value of the lottery, he supposed that </w:t>
      </w:r>
      <w:r w:rsidRPr="00DA405F">
        <w:rPr>
          <w:rFonts w:cs="Times New Roman"/>
          <w:i/>
          <w:iCs/>
        </w:rPr>
        <w:t>‘people with common sense evaluate money in proportion to the utility they can obtain from it’</w:t>
      </w:r>
      <w:r w:rsidRPr="00DA405F">
        <w:rPr>
          <w:rFonts w:cs="Times New Roman"/>
        </w:rPr>
        <w:t xml:space="preserve">. </w:t>
      </w:r>
    </w:p>
    <w:p w14:paraId="36E4220E" w14:textId="33F51064" w:rsidR="00754831" w:rsidRPr="00DA405F" w:rsidRDefault="00754831" w:rsidP="00754831">
      <w:pPr>
        <w:pStyle w:val="Textbody"/>
        <w:spacing w:before="240" w:after="160" w:line="225" w:lineRule="atLeast"/>
        <w:rPr>
          <w:rFonts w:cs="Times New Roman"/>
        </w:rPr>
      </w:pPr>
      <w:r w:rsidRPr="00DA405F">
        <w:rPr>
          <w:rFonts w:cs="Times New Roman"/>
        </w:rPr>
        <w:t xml:space="preserve">This formulation of utility stipulates that the </w:t>
      </w:r>
      <w:r w:rsidRPr="00DA405F">
        <w:rPr>
          <w:rFonts w:cs="Times New Roman"/>
          <w:i/>
          <w:iCs/>
        </w:rPr>
        <w:t>subjective</w:t>
      </w:r>
      <w:r w:rsidRPr="00DA405F">
        <w:rPr>
          <w:rFonts w:cs="Times New Roman"/>
        </w:rPr>
        <w:t xml:space="preserve"> value of the possible winnings is different from person to person. For instance, though a $10 bill lying on the sidewalk is a net profit for any person who comes across it, it is likely to elicit much greater joy in a poor man that one who is already rich. If the expected value of the St Petersburg </w:t>
      </w:r>
      <w:r w:rsidR="00EA1DAD">
        <w:rPr>
          <w:rFonts w:cs="Times New Roman"/>
        </w:rPr>
        <w:t>l</w:t>
      </w:r>
      <w:r w:rsidRPr="00DA405F">
        <w:rPr>
          <w:rFonts w:cs="Times New Roman"/>
        </w:rPr>
        <w:t xml:space="preserve">ottery is given in Equation 1.1, the expected </w:t>
      </w:r>
      <w:r w:rsidRPr="00DA405F">
        <w:rPr>
          <w:rFonts w:cs="Times New Roman"/>
          <w:i/>
          <w:iCs/>
        </w:rPr>
        <w:t>utility</w:t>
      </w:r>
      <w:r w:rsidRPr="00DA405F">
        <w:rPr>
          <w:rFonts w:cs="Times New Roman"/>
        </w:rPr>
        <w:t xml:space="preserve"> </w:t>
      </w:r>
      <w:r w:rsidRPr="00DA405F">
        <w:rPr>
          <w:rFonts w:cs="Times New Roman"/>
          <w:color w:val="222222"/>
        </w:rPr>
        <w:t>(</w:t>
      </w:r>
      <m:oMath>
        <m:r>
          <m:rPr>
            <m:sty m:val="bi"/>
          </m:rPr>
          <w:rPr>
            <w:rFonts w:ascii="Cambria Math" w:hAnsi="Cambria Math" w:cs="Times New Roman"/>
            <w:color w:val="222222"/>
          </w:rPr>
          <m:t>EU</m:t>
        </m:r>
      </m:oMath>
      <w:r w:rsidRPr="00DA405F">
        <w:rPr>
          <w:rFonts w:cs="Times New Roman"/>
          <w:color w:val="222222"/>
        </w:rPr>
        <w:t>)</w:t>
      </w:r>
      <w:r w:rsidR="001E182C">
        <w:rPr>
          <w:rFonts w:cs="Times New Roman"/>
          <w:color w:val="222222"/>
        </w:rPr>
        <w:t xml:space="preserve"> for a given individual </w:t>
      </w:r>
      <m:oMath>
        <m:r>
          <m:rPr>
            <m:sty m:val="bi"/>
          </m:rPr>
          <w:rPr>
            <w:rFonts w:ascii="Cambria Math" w:hAnsi="Cambria Math" w:cs="Times New Roman"/>
            <w:color w:val="222222"/>
          </w:rPr>
          <m:t>i</m:t>
        </m:r>
      </m:oMath>
      <w:r w:rsidRPr="00DA405F">
        <w:rPr>
          <w:rFonts w:cs="Times New Roman"/>
          <w:color w:val="222222"/>
        </w:rPr>
        <w:t xml:space="preserve"> </w:t>
      </w:r>
      <w:r w:rsidRPr="00DA405F">
        <w:rPr>
          <w:rFonts w:cs="Times New Roman"/>
        </w:rPr>
        <w:t>is given in Equation 1.2:</w:t>
      </w:r>
    </w:p>
    <w:p w14:paraId="68FB528B" w14:textId="06CB89AF" w:rsidR="00754831" w:rsidRPr="00DA405F" w:rsidRDefault="00754831" w:rsidP="00754831">
      <w:pPr>
        <w:pStyle w:val="Caption"/>
        <w:keepNext/>
        <w:rPr>
          <w:rFonts w:cs="Times New Roman"/>
        </w:rPr>
      </w:pPr>
      <w:r w:rsidRPr="00DA405F">
        <w:rPr>
          <w:rFonts w:cs="Times New Roman"/>
        </w:rPr>
        <w:lastRenderedPageBreak/>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2</w:t>
      </w:r>
      <w:r w:rsidRPr="00DA405F">
        <w:rPr>
          <w:rFonts w:cs="Times New Roman"/>
        </w:rPr>
        <w:fldChar w:fldCharType="end"/>
      </w:r>
    </w:p>
    <w:p w14:paraId="0C9A8813" w14:textId="49FC23C8" w:rsidR="00754831" w:rsidRPr="00DA405F" w:rsidRDefault="00C21775"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1F62F1C2" w14:textId="77777777" w:rsidR="00754831" w:rsidRPr="00DA405F" w:rsidRDefault="00C21775" w:rsidP="00754831">
      <w:pPr>
        <w:pStyle w:val="Textbody"/>
        <w:spacing w:before="240" w:after="160" w:line="225" w:lineRule="atLeast"/>
        <w:rPr>
          <w:rFonts w:cs="Times New Roman"/>
        </w:rPr>
      </w:pPr>
      <m:oMathPara>
        <m:oMath>
          <m:sSub>
            <m:sSubPr>
              <m:ctrlPr>
                <w:rPr>
                  <w:rFonts w:ascii="Cambria Math" w:hAnsi="Cambria Math" w:cs="Times New Roman"/>
                  <w:i/>
                </w:rPr>
              </m:ctrlPr>
            </m:sSubPr>
            <m:e>
              <m:r>
                <w:rPr>
                  <w:rFonts w:ascii="Cambria Math" w:hAnsi="Cambria Math" w:cs="Times New Roman"/>
                </w:rPr>
                <m:t>EU</m:t>
              </m:r>
            </m:e>
            <m:sub>
              <m:r>
                <w:rPr>
                  <w:rFonts w:ascii="Cambria Math" w:hAnsi="Cambria Math" w:cs="Times New Roman"/>
                </w:rPr>
                <m:t>i</m:t>
              </m:r>
            </m:sub>
          </m:sSub>
          <m:r>
            <w:rPr>
              <w:rFonts w:ascii="Cambria Math" w:hAnsi="Cambria Math" w:cs="Times New Roman"/>
            </w:rPr>
            <m:t xml:space="preserve">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e>
          </m:nary>
        </m:oMath>
      </m:oMathPara>
    </w:p>
    <w:p w14:paraId="1A274A2B" w14:textId="7E7826A3" w:rsidR="006A5BAB" w:rsidRPr="00DA405F" w:rsidRDefault="00754831" w:rsidP="00754831">
      <w:pPr>
        <w:pStyle w:val="Textbody"/>
        <w:spacing w:before="240" w:after="160" w:line="225" w:lineRule="atLeast"/>
        <w:rPr>
          <w:rFonts w:cs="Times New Roman"/>
          <w:color w:val="222222"/>
        </w:rPr>
      </w:pPr>
      <w:commentRangeStart w:id="8"/>
      <w:r w:rsidRPr="00DA405F">
        <w:rPr>
          <w:rFonts w:cs="Times New Roman"/>
          <w:color w:val="222222"/>
        </w:rPr>
        <w:t xml:space="preserve">Where </w:t>
      </w:r>
      <m:oMath>
        <m:r>
          <m:rPr>
            <m:sty m:val="bi"/>
          </m:rPr>
          <w:rPr>
            <w:rFonts w:ascii="Cambria Math" w:hAnsi="Cambria Math" w:cs="Times New Roman"/>
            <w:color w:val="222222"/>
          </w:rPr>
          <m:t>υ</m:t>
        </m:r>
      </m:oMath>
      <w:r w:rsidRPr="00DA405F">
        <w:rPr>
          <w:rFonts w:cs="Times New Roman"/>
          <w:b/>
          <w:bCs/>
          <w:color w:val="222222"/>
        </w:rPr>
        <w:t xml:space="preserve"> </w:t>
      </w:r>
      <w:r w:rsidRPr="00DA405F">
        <w:rPr>
          <w:rFonts w:cs="Times New Roman"/>
          <w:color w:val="222222"/>
        </w:rPr>
        <w:t xml:space="preserve">is a function which transforms the objective payout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xml:space="preserve"> to a subjective utility for an individual </w:t>
      </w:r>
      <m:oMath>
        <m:r>
          <m:rPr>
            <m:sty m:val="bi"/>
          </m:rPr>
          <w:rPr>
            <w:rFonts w:ascii="Cambria Math" w:hAnsi="Cambria Math" w:cs="Times New Roman"/>
            <w:color w:val="222222"/>
          </w:rPr>
          <m:t>i</m:t>
        </m:r>
      </m:oMath>
      <w:r w:rsidRPr="00DA405F">
        <w:rPr>
          <w:rFonts w:cs="Times New Roman"/>
          <w:color w:val="222222"/>
        </w:rPr>
        <w:t xml:space="preserve"> </w:t>
      </w:r>
      <w:r w:rsidR="005A0EAA">
        <w:rPr>
          <w:rFonts w:cs="Times New Roman"/>
          <w:color w:val="222222"/>
        </w:rPr>
        <w:t>studied</w:t>
      </w:r>
      <w:r w:rsidRPr="00DA405F">
        <w:rPr>
          <w:rFonts w:cs="Times New Roman"/>
          <w:color w:val="222222"/>
        </w:rPr>
        <w:t xml:space="preserve">. Bernoulli’s insight to ‘solve’ the St Petersburg </w:t>
      </w:r>
      <w:r w:rsidR="008F5CB0">
        <w:rPr>
          <w:rFonts w:cs="Times New Roman"/>
          <w:color w:val="222222"/>
        </w:rPr>
        <w:t>p</w:t>
      </w:r>
      <w:r w:rsidRPr="00DA405F">
        <w:rPr>
          <w:rFonts w:cs="Times New Roman"/>
          <w:color w:val="222222"/>
        </w:rPr>
        <w:t xml:space="preserve">aradox was to imagine a concave utility function: that as an individual’s wealth increases, the marginal utility of winning an extra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b/>
          <w:bCs/>
          <w:color w:val="222222"/>
        </w:rPr>
        <w:t xml:space="preserve"> </w:t>
      </w:r>
      <w:r w:rsidRPr="00DA405F">
        <w:rPr>
          <w:rFonts w:cs="Times New Roman"/>
          <w:color w:val="222222"/>
        </w:rPr>
        <w:t>dollars is decreases until it eventually plateaus</w:t>
      </w:r>
      <w:r w:rsidR="0001268A" w:rsidRPr="00CD3967">
        <w:rPr>
          <w:rStyle w:val="FootnoteReference"/>
        </w:rPr>
        <w:footnoteReference w:id="5"/>
      </w:r>
      <w:r w:rsidRPr="00DA405F">
        <w:rPr>
          <w:rFonts w:cs="Times New Roman"/>
          <w:color w:val="222222"/>
        </w:rPr>
        <w:t>. A rich individual who could afford to pay $10,000 would gain comparatively little by increasing their wealth by (e.g.) $6,000</w:t>
      </w:r>
      <w:r w:rsidR="00180202">
        <w:rPr>
          <w:rFonts w:cs="Times New Roman"/>
          <w:color w:val="222222"/>
        </w:rPr>
        <w:t xml:space="preserve"> (winning on the 14</w:t>
      </w:r>
      <w:r w:rsidR="00180202" w:rsidRPr="00180202">
        <w:rPr>
          <w:rFonts w:cs="Times New Roman"/>
          <w:color w:val="222222"/>
          <w:vertAlign w:val="superscript"/>
        </w:rPr>
        <w:t>th</w:t>
      </w:r>
      <w:r w:rsidR="00180202">
        <w:rPr>
          <w:rFonts w:cs="Times New Roman"/>
          <w:color w:val="222222"/>
        </w:rPr>
        <w:t xml:space="preserve"> flip)</w:t>
      </w:r>
      <w:r w:rsidRPr="00DA405F">
        <w:rPr>
          <w:rFonts w:cs="Times New Roman"/>
          <w:color w:val="222222"/>
        </w:rPr>
        <w:t>, which has a proportionally tiny chance of occurring.</w:t>
      </w:r>
      <w:r w:rsidR="00401893" w:rsidRPr="00DA405F">
        <w:rPr>
          <w:rFonts w:cs="Times New Roman"/>
          <w:color w:val="222222"/>
        </w:rPr>
        <w:t xml:space="preserve"> Bernoulli imagines this utility function to be logarithmic, i.e. that expected utility is proportional to the log of the expected value</w:t>
      </w:r>
      <w:r w:rsidR="00CA608C">
        <w:rPr>
          <w:rFonts w:cs="Times New Roman"/>
          <w:color w:val="222222"/>
        </w:rPr>
        <w:t>, however,</w:t>
      </w:r>
      <w:r w:rsidR="0001268A" w:rsidRPr="00DA405F">
        <w:rPr>
          <w:rFonts w:cs="Times New Roman"/>
          <w:color w:val="222222"/>
        </w:rPr>
        <w:t xml:space="preserve"> </w:t>
      </w:r>
      <w:r w:rsidR="00CA608C">
        <w:rPr>
          <w:rFonts w:cs="Times New Roman"/>
          <w:color w:val="222222"/>
        </w:rPr>
        <w:t>a</w:t>
      </w:r>
      <w:r w:rsidR="00BC2D62" w:rsidRPr="00DA405F">
        <w:rPr>
          <w:rFonts w:cs="Times New Roman"/>
          <w:color w:val="222222"/>
        </w:rPr>
        <w:t xml:space="preserve">s the </w:t>
      </w:r>
      <w:r w:rsidR="00401893" w:rsidRPr="00DA405F">
        <w:rPr>
          <w:rFonts w:cs="Times New Roman"/>
          <w:color w:val="222222"/>
        </w:rPr>
        <w:t>exact shape of the utility curve is unique</w:t>
      </w:r>
      <w:r w:rsidR="00BC2D62" w:rsidRPr="00DA405F">
        <w:rPr>
          <w:rFonts w:cs="Times New Roman"/>
          <w:color w:val="222222"/>
        </w:rPr>
        <w:t>,</w:t>
      </w:r>
      <w:r w:rsidR="00401893" w:rsidRPr="00DA405F">
        <w:rPr>
          <w:rFonts w:cs="Times New Roman"/>
          <w:color w:val="222222"/>
        </w:rPr>
        <w:t xml:space="preserve"> the utility of the</w:t>
      </w:r>
      <w:r w:rsidR="0001268A" w:rsidRPr="00DA405F">
        <w:rPr>
          <w:rFonts w:cs="Times New Roman"/>
          <w:color w:val="222222"/>
        </w:rPr>
        <w:t xml:space="preserve"> St Petersburg</w:t>
      </w:r>
      <w:r w:rsidR="00401893" w:rsidRPr="00DA405F">
        <w:rPr>
          <w:rFonts w:cs="Times New Roman"/>
          <w:color w:val="222222"/>
        </w:rPr>
        <w:t xml:space="preserve"> lottery</w:t>
      </w:r>
      <w:r w:rsidR="00EA5528" w:rsidRPr="00DA405F">
        <w:rPr>
          <w:rFonts w:cs="Times New Roman"/>
          <w:color w:val="222222"/>
        </w:rPr>
        <w:t xml:space="preserve"> (or any good, for that matter)</w:t>
      </w:r>
      <w:r w:rsidR="00401893" w:rsidRPr="00DA405F">
        <w:rPr>
          <w:rFonts w:cs="Times New Roman"/>
          <w:color w:val="222222"/>
        </w:rPr>
        <w:t xml:space="preserve"> varies from individual to individual.</w:t>
      </w:r>
      <w:commentRangeEnd w:id="8"/>
      <w:r w:rsidR="00615D8E">
        <w:rPr>
          <w:rStyle w:val="CommentReference"/>
          <w:rFonts w:asciiTheme="minorHAnsi" w:eastAsiaTheme="minorHAnsi" w:hAnsiTheme="minorHAnsi" w:cstheme="minorBidi"/>
          <w:kern w:val="0"/>
          <w:lang w:eastAsia="en-US" w:bidi="ar-SA"/>
        </w:rPr>
        <w:commentReference w:id="8"/>
      </w:r>
    </w:p>
    <w:p w14:paraId="091AB749" w14:textId="3C3EEDDB" w:rsidR="00917856" w:rsidRPr="00DA405F" w:rsidRDefault="001619ED" w:rsidP="00754831">
      <w:pPr>
        <w:pStyle w:val="Textbody"/>
        <w:spacing w:before="240" w:after="160" w:line="225" w:lineRule="atLeast"/>
        <w:rPr>
          <w:rFonts w:cs="Times New Roman"/>
          <w:color w:val="222222"/>
        </w:rPr>
      </w:pPr>
      <w:r w:rsidRPr="00DA405F">
        <w:rPr>
          <w:rFonts w:cs="Times New Roman"/>
          <w:color w:val="222222"/>
        </w:rPr>
        <w:t>Economists in the 19</w:t>
      </w:r>
      <w:r w:rsidRPr="00DA405F">
        <w:rPr>
          <w:rFonts w:cs="Times New Roman"/>
          <w:color w:val="222222"/>
          <w:vertAlign w:val="superscript"/>
        </w:rPr>
        <w:t>th</w:t>
      </w:r>
      <w:r w:rsidRPr="00DA405F">
        <w:rPr>
          <w:rFonts w:cs="Times New Roman"/>
          <w:color w:val="222222"/>
        </w:rPr>
        <w:t xml:space="preserve"> century dreamed of directly measuring utility using a ‘</w:t>
      </w:r>
      <w:proofErr w:type="spellStart"/>
      <w:r w:rsidRPr="00DA405F">
        <w:rPr>
          <w:rFonts w:cs="Times New Roman"/>
          <w:color w:val="222222"/>
        </w:rPr>
        <w:t>hedonimeter</w:t>
      </w:r>
      <w:proofErr w:type="spellEnd"/>
      <w:r w:rsidRPr="00DA405F">
        <w:rPr>
          <w:rFonts w:cs="Times New Roman"/>
          <w:color w:val="222222"/>
        </w:rPr>
        <w:t xml:space="preserve">’ </w:t>
      </w:r>
      <w:r w:rsidRPr="00DA405F">
        <w:rPr>
          <w:rFonts w:cs="Times New Roman"/>
          <w:color w:val="222222"/>
        </w:rPr>
        <w:fldChar w:fldCharType="begin" w:fldLock="1"/>
      </w:r>
      <w:r w:rsidR="000C6983" w:rsidRPr="00DA405F">
        <w:rPr>
          <w:rFonts w:cs="Times New Roman"/>
          <w:color w:val="222222"/>
        </w:rP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rsidRPr="00DA405F">
        <w:rPr>
          <w:rFonts w:cs="Times New Roman"/>
          <w:color w:val="222222"/>
        </w:rPr>
        <w:fldChar w:fldCharType="separate"/>
      </w:r>
      <w:r w:rsidRPr="00DA405F">
        <w:rPr>
          <w:rFonts w:cs="Times New Roman"/>
          <w:noProof/>
          <w:color w:val="222222"/>
        </w:rPr>
        <w:t>(Edgeworth, 1881)</w:t>
      </w:r>
      <w:r w:rsidRPr="00DA405F">
        <w:rPr>
          <w:rFonts w:cs="Times New Roman"/>
          <w:color w:val="222222"/>
        </w:rPr>
        <w:fldChar w:fldCharType="end"/>
      </w:r>
      <w:r w:rsidR="00B42671" w:rsidRPr="00DA405F">
        <w:rPr>
          <w:rFonts w:cs="Times New Roman"/>
          <w:color w:val="222222"/>
        </w:rPr>
        <w:t xml:space="preserve"> and developed tasks to study the revealed preference of individuals. By presenting subjects with ‘bundles’ comprised of amounts</w:t>
      </w:r>
      <w:ins w:id="9" w:author="Andreas Poehlmann" w:date="2021-01-18T13:13:00Z">
        <w:r w:rsidR="00615D8E">
          <w:rPr>
            <w:rFonts w:cs="Times New Roman"/>
            <w:color w:val="222222"/>
          </w:rPr>
          <w:t xml:space="preserve"> of</w:t>
        </w:r>
      </w:ins>
      <w:r w:rsidR="00B42671" w:rsidRPr="00DA405F">
        <w:rPr>
          <w:rFonts w:cs="Times New Roman"/>
          <w:color w:val="222222"/>
        </w:rPr>
        <w:t xml:space="preserve"> two goods </w:t>
      </w:r>
      <m:oMath>
        <m:r>
          <m:rPr>
            <m:sty m:val="bi"/>
          </m:rPr>
          <w:rPr>
            <w:rFonts w:ascii="Cambria Math" w:hAnsi="Cambria Math" w:cs="Times New Roman"/>
            <w:color w:val="222222"/>
          </w:rPr>
          <m:t>A</m:t>
        </m:r>
      </m:oMath>
      <w:r w:rsidR="00B42671" w:rsidRPr="00DA405F">
        <w:rPr>
          <w:rFonts w:cs="Times New Roman"/>
          <w:color w:val="222222"/>
        </w:rPr>
        <w:t xml:space="preserve"> and </w:t>
      </w:r>
      <m:oMath>
        <m:r>
          <m:rPr>
            <m:sty m:val="bi"/>
          </m:rPr>
          <w:rPr>
            <w:rFonts w:ascii="Cambria Math" w:hAnsi="Cambria Math" w:cs="Times New Roman"/>
            <w:color w:val="222222"/>
          </w:rPr>
          <m:t>B</m:t>
        </m:r>
      </m:oMath>
      <w:r w:rsidR="00B42671" w:rsidRPr="00DA405F">
        <w:rPr>
          <w:rFonts w:cs="Times New Roman"/>
          <w:b/>
          <w:bCs/>
          <w:color w:val="222222"/>
        </w:rPr>
        <w:t xml:space="preserve"> </w:t>
      </w:r>
      <w:r w:rsidR="00B42671" w:rsidRPr="00DA405F">
        <w:rPr>
          <w:rFonts w:cs="Times New Roman"/>
          <w:color w:val="222222"/>
        </w:rPr>
        <w:t xml:space="preserve">and studying the choices made between, they were able to measure ordinal utility. For instance in </w:t>
      </w:r>
      <w:r w:rsidR="00B73882">
        <w:rPr>
          <w:rFonts w:cs="Times New Roman"/>
          <w:color w:val="222222"/>
        </w:rPr>
        <w:t>f</w:t>
      </w:r>
      <w:r w:rsidR="00B42671" w:rsidRPr="00DA405F">
        <w:rPr>
          <w:rFonts w:cs="Times New Roman"/>
          <w:color w:val="222222"/>
        </w:rPr>
        <w:t xml:space="preserve">igure </w:t>
      </w:r>
      <w:commentRangeStart w:id="10"/>
      <w:r w:rsidR="00B42671" w:rsidRPr="00DA405F">
        <w:rPr>
          <w:rFonts w:cs="Times New Roman"/>
          <w:color w:val="222222"/>
        </w:rPr>
        <w:t>1</w:t>
      </w:r>
      <w:r w:rsidR="009A50CB">
        <w:rPr>
          <w:rFonts w:cs="Times New Roman"/>
          <w:color w:val="222222"/>
        </w:rPr>
        <w:t>c</w:t>
      </w:r>
      <w:commentRangeEnd w:id="10"/>
      <w:r w:rsidR="00C44305">
        <w:rPr>
          <w:rStyle w:val="CommentReference"/>
          <w:rFonts w:asciiTheme="minorHAnsi" w:eastAsiaTheme="minorHAnsi" w:hAnsiTheme="minorHAnsi" w:cstheme="minorBidi"/>
          <w:kern w:val="0"/>
          <w:lang w:eastAsia="en-US" w:bidi="ar-SA"/>
        </w:rPr>
        <w:commentReference w:id="10"/>
      </w:r>
      <w:r w:rsidR="00B42671" w:rsidRPr="00DA405F">
        <w:rPr>
          <w:rFonts w:cs="Times New Roman"/>
          <w:color w:val="222222"/>
        </w:rPr>
        <w:t xml:space="preserve">, a subject is indifferent, i.e. has no preference, between </w:t>
      </w:r>
      <w:r w:rsidR="00903B9A">
        <w:rPr>
          <w:rFonts w:cs="Times New Roman"/>
          <w:color w:val="222222"/>
        </w:rPr>
        <w:t xml:space="preserve">a </w:t>
      </w:r>
      <w:r w:rsidR="00B42671" w:rsidRPr="00DA405F">
        <w:rPr>
          <w:rFonts w:cs="Times New Roman"/>
          <w:color w:val="222222"/>
        </w:rPr>
        <w:t xml:space="preserve">bundle </w:t>
      </w:r>
      <m:oMath>
        <m:r>
          <m:rPr>
            <m:sty m:val="bi"/>
          </m:rPr>
          <w:rPr>
            <w:rFonts w:ascii="Cambria Math" w:hAnsi="Cambria Math" w:cs="Times New Roman"/>
            <w:color w:val="222222"/>
          </w:rPr>
          <m:t>X</m:t>
        </m:r>
      </m:oMath>
      <w:r w:rsidR="00B42671" w:rsidRPr="00DA405F">
        <w:rPr>
          <w:rFonts w:cs="Times New Roman"/>
          <w:b/>
          <w:bCs/>
          <w:color w:val="222222"/>
        </w:rPr>
        <w:t xml:space="preserve"> (</w:t>
      </w:r>
      <w:r w:rsidR="00B42671" w:rsidRPr="00DA405F">
        <w:rPr>
          <w:rFonts w:cs="Times New Roman"/>
          <w:color w:val="222222"/>
        </w:rPr>
        <w:t xml:space="preserve">which is comprised of 4 units of good </w:t>
      </w:r>
      <m:oMath>
        <m:r>
          <m:rPr>
            <m:sty m:val="bi"/>
          </m:rPr>
          <w:rPr>
            <w:rFonts w:ascii="Cambria Math" w:hAnsi="Cambria Math" w:cs="Times New Roman"/>
            <w:color w:val="222222"/>
          </w:rPr>
          <m:t>A</m:t>
        </m:r>
      </m:oMath>
      <w:r w:rsidR="00B42671" w:rsidRPr="00DA405F">
        <w:rPr>
          <w:rFonts w:cs="Times New Roman"/>
          <w:color w:val="222222"/>
        </w:rPr>
        <w:t xml:space="preserve"> and 1 unit of good </w:t>
      </w:r>
      <m:oMath>
        <m:r>
          <m:rPr>
            <m:sty m:val="bi"/>
          </m:rPr>
          <w:rPr>
            <w:rFonts w:ascii="Cambria Math" w:hAnsi="Cambria Math" w:cs="Times New Roman"/>
            <w:color w:val="222222"/>
          </w:rPr>
          <m:t>B</m:t>
        </m:r>
      </m:oMath>
      <w:r w:rsidR="00B42671" w:rsidRPr="00DA405F">
        <w:rPr>
          <w:rFonts w:cs="Times New Roman"/>
          <w:color w:val="222222"/>
        </w:rPr>
        <w:t>) and</w:t>
      </w:r>
      <w:r w:rsidR="00903B9A">
        <w:rPr>
          <w:rFonts w:cs="Times New Roman"/>
          <w:color w:val="222222"/>
        </w:rPr>
        <w:t xml:space="preserve"> a</w:t>
      </w:r>
      <w:r w:rsidR="00B42671" w:rsidRPr="00DA405F">
        <w:rPr>
          <w:rFonts w:cs="Times New Roman"/>
          <w:color w:val="222222"/>
        </w:rPr>
        <w:t xml:space="preserve"> bundle </w:t>
      </w:r>
      <m:oMath>
        <m:r>
          <m:rPr>
            <m:sty m:val="bi"/>
          </m:rPr>
          <w:rPr>
            <w:rFonts w:ascii="Cambria Math" w:hAnsi="Cambria Math" w:cs="Times New Roman"/>
            <w:color w:val="222222"/>
          </w:rPr>
          <m:t>Y</m:t>
        </m:r>
      </m:oMath>
      <w:r w:rsidR="00B42671" w:rsidRPr="00DA405F">
        <w:rPr>
          <w:rFonts w:cs="Times New Roman"/>
          <w:color w:val="222222"/>
        </w:rPr>
        <w:t xml:space="preserve"> (which is comprised of 1 unit of good </w:t>
      </w:r>
      <m:oMath>
        <m:r>
          <m:rPr>
            <m:sty m:val="bi"/>
          </m:rPr>
          <w:rPr>
            <w:rFonts w:ascii="Cambria Math" w:hAnsi="Cambria Math" w:cs="Times New Roman"/>
            <w:color w:val="222222"/>
          </w:rPr>
          <m:t>A</m:t>
        </m:r>
      </m:oMath>
      <w:r w:rsidR="00B42671" w:rsidRPr="00DA405F">
        <w:rPr>
          <w:rFonts w:cs="Times New Roman"/>
          <w:color w:val="222222"/>
        </w:rPr>
        <w:t xml:space="preserve"> and 5 units of good </w:t>
      </w:r>
      <m:oMath>
        <m:r>
          <m:rPr>
            <m:sty m:val="bi"/>
          </m:rPr>
          <w:rPr>
            <w:rFonts w:ascii="Cambria Math" w:hAnsi="Cambria Math" w:cs="Times New Roman"/>
            <w:color w:val="222222"/>
          </w:rPr>
          <m:t>B</m:t>
        </m:r>
      </m:oMath>
      <w:r w:rsidR="00B42671" w:rsidRPr="00DA405F">
        <w:rPr>
          <w:rFonts w:cs="Times New Roman"/>
          <w:color w:val="222222"/>
        </w:rPr>
        <w:t xml:space="preserve">). If such a choice </w:t>
      </w:r>
      <w:r w:rsidR="00920644" w:rsidRPr="00DA405F">
        <w:rPr>
          <w:rFonts w:cs="Times New Roman"/>
          <w:color w:val="222222"/>
        </w:rPr>
        <w:t>were</w:t>
      </w:r>
      <w:r w:rsidR="00B42671" w:rsidRPr="00DA405F">
        <w:rPr>
          <w:rFonts w:cs="Times New Roman"/>
          <w:color w:val="222222"/>
        </w:rPr>
        <w:t xml:space="preserve"> presented an infinite number of times to this individual, we would expect them to choose at random and pick each bundle an equal number of times.</w:t>
      </w:r>
      <w:r w:rsidR="00917856" w:rsidRPr="00DA405F">
        <w:rPr>
          <w:rFonts w:cs="Times New Roman"/>
          <w:color w:val="222222"/>
        </w:rPr>
        <w:t xml:space="preserve"> </w:t>
      </w:r>
      <w:r w:rsidR="00CA2530" w:rsidRPr="00DA405F">
        <w:rPr>
          <w:rFonts w:cs="Times New Roman"/>
          <w:color w:val="222222"/>
        </w:rPr>
        <w:t>Non-intersecting i</w:t>
      </w:r>
      <w:r w:rsidR="00917856" w:rsidRPr="00DA405F">
        <w:rPr>
          <w:rFonts w:cs="Times New Roman"/>
          <w:color w:val="222222"/>
        </w:rPr>
        <w:t xml:space="preserve">ndifference curves can be built up </w:t>
      </w:r>
      <w:r w:rsidR="00CA2530" w:rsidRPr="00DA405F">
        <w:rPr>
          <w:rFonts w:cs="Times New Roman"/>
          <w:color w:val="222222"/>
        </w:rPr>
        <w:t>representing</w:t>
      </w:r>
      <w:r w:rsidR="00917856" w:rsidRPr="00DA405F">
        <w:rPr>
          <w:rFonts w:cs="Times New Roman"/>
          <w:color w:val="222222"/>
        </w:rPr>
        <w:t xml:space="preserve"> a</w:t>
      </w:r>
      <w:r w:rsidR="00CA2530" w:rsidRPr="00DA405F">
        <w:rPr>
          <w:rFonts w:cs="Times New Roman"/>
          <w:color w:val="222222"/>
        </w:rPr>
        <w:t xml:space="preserve"> monotonic</w:t>
      </w:r>
      <w:r w:rsidR="00917856" w:rsidRPr="00DA405F">
        <w:rPr>
          <w:rFonts w:cs="Times New Roman"/>
          <w:color w:val="222222"/>
        </w:rPr>
        <w:t xml:space="preserve"> increase in utility </w:t>
      </w:r>
      <w:r w:rsidR="00CA2530" w:rsidRPr="00DA405F">
        <w:rPr>
          <w:rFonts w:cs="Times New Roman"/>
          <w:color w:val="222222"/>
        </w:rPr>
        <w:t xml:space="preserve">as preferential and indifferent choices are made. </w:t>
      </w:r>
    </w:p>
    <w:p w14:paraId="60D3CBF5" w14:textId="75CB8753" w:rsidR="001619ED" w:rsidRPr="00DA405F" w:rsidRDefault="00B42671" w:rsidP="00754831">
      <w:pPr>
        <w:pStyle w:val="Textbody"/>
        <w:spacing w:before="240" w:after="160" w:line="225" w:lineRule="atLeast"/>
        <w:rPr>
          <w:rFonts w:cs="Times New Roman"/>
          <w:color w:val="222222"/>
        </w:rPr>
      </w:pPr>
      <w:r w:rsidRPr="00DA405F">
        <w:rPr>
          <w:rFonts w:cs="Times New Roman"/>
          <w:color w:val="222222"/>
        </w:rPr>
        <w:t xml:space="preserve"> </w:t>
      </w:r>
      <w:r w:rsidR="00920644" w:rsidRPr="00DA405F">
        <w:rPr>
          <w:rFonts w:cs="Times New Roman"/>
          <w:color w:val="222222"/>
        </w:rPr>
        <w:t xml:space="preserve">To generate </w:t>
      </w:r>
      <w:r w:rsidR="00192C4F" w:rsidRPr="00DA405F">
        <w:rPr>
          <w:rFonts w:cs="Times New Roman"/>
          <w:color w:val="222222"/>
        </w:rPr>
        <w:t>these</w:t>
      </w:r>
      <w:r w:rsidR="00920644" w:rsidRPr="00DA405F">
        <w:rPr>
          <w:rFonts w:cs="Times New Roman"/>
          <w:color w:val="222222"/>
        </w:rPr>
        <w:t xml:space="preserve"> ‘indifference curve</w:t>
      </w:r>
      <w:r w:rsidR="00192C4F" w:rsidRPr="00DA405F">
        <w:rPr>
          <w:rFonts w:cs="Times New Roman"/>
          <w:color w:val="222222"/>
        </w:rPr>
        <w:t>s</w:t>
      </w:r>
      <w:r w:rsidR="00920644" w:rsidRPr="00DA405F">
        <w:rPr>
          <w:rFonts w:cs="Times New Roman"/>
          <w:color w:val="222222"/>
        </w:rPr>
        <w:t xml:space="preserve">’, only </w:t>
      </w:r>
      <w:r w:rsidR="00192C4F" w:rsidRPr="00DA405F">
        <w:rPr>
          <w:rFonts w:cs="Times New Roman"/>
          <w:color w:val="222222"/>
        </w:rPr>
        <w:t>two</w:t>
      </w:r>
      <w:r w:rsidR="00920644" w:rsidRPr="00DA405F">
        <w:rPr>
          <w:rFonts w:cs="Times New Roman"/>
          <w:color w:val="222222"/>
        </w:rPr>
        <w:t xml:space="preserve"> axiom</w:t>
      </w:r>
      <w:r w:rsidR="00192C4F" w:rsidRPr="00DA405F">
        <w:rPr>
          <w:rFonts w:cs="Times New Roman"/>
          <w:color w:val="222222"/>
        </w:rPr>
        <w:t>s are required. The</w:t>
      </w:r>
      <w:r w:rsidR="00E476CD">
        <w:rPr>
          <w:rFonts w:cs="Times New Roman"/>
          <w:color w:val="222222"/>
        </w:rPr>
        <w:t xml:space="preserve"> first</w:t>
      </w:r>
      <w:r w:rsidR="00192C4F" w:rsidRPr="00DA405F">
        <w:rPr>
          <w:rFonts w:cs="Times New Roman"/>
          <w:color w:val="222222"/>
        </w:rPr>
        <w:t xml:space="preserve"> axiom of </w:t>
      </w:r>
      <w:r w:rsidR="005C7827" w:rsidRPr="00DA405F">
        <w:rPr>
          <w:rFonts w:cs="Times New Roman"/>
          <w:color w:val="222222"/>
        </w:rPr>
        <w:t>c</w:t>
      </w:r>
      <w:r w:rsidR="00192C4F" w:rsidRPr="00DA405F">
        <w:rPr>
          <w:rFonts w:cs="Times New Roman"/>
          <w:color w:val="222222"/>
        </w:rPr>
        <w:t>ompleteness is described by</w:t>
      </w:r>
      <w:r w:rsidR="00920644" w:rsidRPr="00DA405F">
        <w:rPr>
          <w:rFonts w:cs="Times New Roman"/>
          <w:color w:val="222222"/>
        </w:rPr>
        <w:t>:</w:t>
      </w:r>
    </w:p>
    <w:p w14:paraId="0F9D51B9" w14:textId="775E6FB2" w:rsidR="00920644" w:rsidRPr="00DA405F" w:rsidRDefault="00920644" w:rsidP="00920644">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3</w:t>
      </w:r>
      <w:r w:rsidRPr="00DA405F">
        <w:rPr>
          <w:rFonts w:cs="Times New Roman"/>
        </w:rPr>
        <w:fldChar w:fldCharType="end"/>
      </w:r>
    </w:p>
    <w:p w14:paraId="349858C3" w14:textId="7935EDE9" w:rsidR="00920644" w:rsidRPr="00DA405F" w:rsidRDefault="003B74A9" w:rsidP="00754831">
      <w:pPr>
        <w:pStyle w:val="Textbody"/>
        <w:spacing w:before="240" w:after="160" w:line="225" w:lineRule="atLeast"/>
        <w:rPr>
          <w:rFonts w:cs="Times New Roman"/>
          <w:color w:val="222222"/>
        </w:rPr>
      </w:pPr>
      <m:oMathPara>
        <m:oMath>
          <m:r>
            <w:rPr>
              <w:rFonts w:ascii="Cambria Math" w:hAnsi="Cambria Math" w:cs="Times New Roman"/>
              <w:color w:val="202124"/>
              <w:shd w:val="clear" w:color="auto" w:fill="FFFFFF"/>
            </w:rPr>
            <m:t xml:space="preserve">∀X,Y: </m:t>
          </m:r>
          <m:r>
            <w:rPr>
              <w:rFonts w:ascii="Cambria Math" w:hAnsi="Cambria Math" w:cs="Times New Roman"/>
              <w:color w:val="222222"/>
            </w:rPr>
            <m:t>X</m:t>
          </m:r>
          <m:r>
            <m:rPr>
              <m:sty m:val="p"/>
            </m:rPr>
            <w:rPr>
              <w:rFonts w:ascii="Cambria Math" w:hAnsi="Cambria Math" w:cs="Times New Roman"/>
              <w:color w:val="282829"/>
              <w:shd w:val="clear" w:color="auto" w:fill="FFFFFF"/>
            </w:rPr>
            <m:t>≺</m:t>
          </m:r>
          <m:r>
            <w:rPr>
              <w:rFonts w:ascii="Cambria Math" w:hAnsi="Cambria Math" w:cs="Times New Roman"/>
              <w:color w:val="222222"/>
            </w:rPr>
            <m:t>Y, Y</m:t>
          </m:r>
          <m:r>
            <m:rPr>
              <m:sty m:val="p"/>
            </m:rPr>
            <w:rPr>
              <w:rFonts w:ascii="Cambria Math" w:hAnsi="Cambria Math" w:cs="Times New Roman"/>
              <w:color w:val="282829"/>
              <w:shd w:val="clear" w:color="auto" w:fill="FFFFFF"/>
            </w:rPr>
            <m:t>≺</m:t>
          </m:r>
          <m:r>
            <w:rPr>
              <w:rFonts w:ascii="Cambria Math" w:hAnsi="Cambria Math" w:cs="Times New Roman"/>
              <w:color w:val="222222"/>
            </w:rPr>
            <m:t>X, or X~Y</m:t>
          </m:r>
        </m:oMath>
      </m:oMathPara>
    </w:p>
    <w:p w14:paraId="01D7694F" w14:textId="44F955CB" w:rsidR="00192C4F" w:rsidRPr="00DA405F" w:rsidRDefault="003B74A9" w:rsidP="00754831">
      <w:pPr>
        <w:pStyle w:val="Textbody"/>
        <w:spacing w:before="240" w:after="160" w:line="225" w:lineRule="atLeast"/>
        <w:rPr>
          <w:rFonts w:cs="Times New Roman"/>
          <w:color w:val="222222"/>
        </w:rPr>
      </w:pPr>
      <w:r w:rsidRPr="00DA405F">
        <w:rPr>
          <w:rFonts w:cs="Times New Roman"/>
          <w:color w:val="222222"/>
        </w:rPr>
        <w:t xml:space="preserve">For any bundles </w:t>
      </w:r>
      <m:oMath>
        <m:r>
          <m:rPr>
            <m:sty m:val="bi"/>
          </m:rPr>
          <w:rPr>
            <w:rFonts w:ascii="Cambria Math" w:hAnsi="Cambria Math" w:cs="Times New Roman"/>
            <w:color w:val="222222"/>
          </w:rPr>
          <m:t>X</m:t>
        </m:r>
      </m:oMath>
      <w:r w:rsidRPr="00DA405F">
        <w:rPr>
          <w:rFonts w:cs="Times New Roman"/>
          <w:color w:val="222222"/>
        </w:rPr>
        <w:t xml:space="preserve"> and </w:t>
      </w:r>
      <m:oMath>
        <m:r>
          <m:rPr>
            <m:sty m:val="bi"/>
          </m:rPr>
          <w:rPr>
            <w:rFonts w:ascii="Cambria Math" w:hAnsi="Cambria Math" w:cs="Times New Roman"/>
            <w:color w:val="222222"/>
          </w:rPr>
          <m:t>Y</m:t>
        </m:r>
      </m:oMath>
      <w:r w:rsidRPr="00DA405F">
        <w:rPr>
          <w:rFonts w:cs="Times New Roman"/>
          <w:color w:val="222222"/>
        </w:rPr>
        <w:t>, either a</w:t>
      </w:r>
      <w:r w:rsidR="00920644" w:rsidRPr="00DA405F">
        <w:rPr>
          <w:rFonts w:cs="Times New Roman"/>
          <w:color w:val="222222"/>
        </w:rPr>
        <w:t xml:space="preserve"> bundle </w:t>
      </w:r>
      <m:oMath>
        <m:r>
          <m:rPr>
            <m:sty m:val="bi"/>
          </m:rPr>
          <w:rPr>
            <w:rFonts w:ascii="Cambria Math" w:hAnsi="Cambria Math" w:cs="Times New Roman"/>
            <w:color w:val="222222"/>
          </w:rPr>
          <m:t>X</m:t>
        </m:r>
      </m:oMath>
      <w:r w:rsidR="00920644" w:rsidRPr="00DA405F">
        <w:rPr>
          <w:rFonts w:cs="Times New Roman"/>
          <w:color w:val="222222"/>
        </w:rPr>
        <w:t xml:space="preserve"> is preferred to a bundle </w:t>
      </w:r>
      <m:oMath>
        <m:r>
          <m:rPr>
            <m:sty m:val="bi"/>
          </m:rPr>
          <w:rPr>
            <w:rFonts w:ascii="Cambria Math" w:hAnsi="Cambria Math" w:cs="Times New Roman"/>
            <w:color w:val="222222"/>
          </w:rPr>
          <m:t>Y</m:t>
        </m:r>
      </m:oMath>
      <w:r w:rsidR="00920644" w:rsidRPr="00DA405F">
        <w:rPr>
          <w:rFonts w:cs="Times New Roman"/>
          <w:color w:val="222222"/>
        </w:rPr>
        <w:t xml:space="preserve">, </w:t>
      </w:r>
      <m:oMath>
        <m:r>
          <m:rPr>
            <m:sty m:val="bi"/>
          </m:rPr>
          <w:rPr>
            <w:rFonts w:ascii="Cambria Math" w:hAnsi="Cambria Math" w:cs="Times New Roman"/>
            <w:color w:val="222222"/>
          </w:rPr>
          <m:t>Y</m:t>
        </m:r>
      </m:oMath>
      <w:r w:rsidR="00920644" w:rsidRPr="00DA405F">
        <w:rPr>
          <w:rFonts w:cs="Times New Roman"/>
          <w:color w:val="222222"/>
        </w:rPr>
        <w:t xml:space="preserve"> is preferred to </w:t>
      </w:r>
      <m:oMath>
        <m:r>
          <m:rPr>
            <m:sty m:val="bi"/>
          </m:rPr>
          <w:rPr>
            <w:rFonts w:ascii="Cambria Math" w:hAnsi="Cambria Math" w:cs="Times New Roman"/>
            <w:color w:val="222222"/>
          </w:rPr>
          <m:t>X</m:t>
        </m:r>
      </m:oMath>
      <w:r w:rsidR="00920644" w:rsidRPr="00DA405F">
        <w:rPr>
          <w:rFonts w:cs="Times New Roman"/>
          <w:color w:val="222222"/>
        </w:rPr>
        <w:t xml:space="preserve">, or bundles </w:t>
      </w:r>
      <m:oMath>
        <m:r>
          <m:rPr>
            <m:sty m:val="bi"/>
          </m:rPr>
          <w:rPr>
            <w:rFonts w:ascii="Cambria Math" w:hAnsi="Cambria Math" w:cs="Times New Roman"/>
            <w:color w:val="222222"/>
          </w:rPr>
          <m:t>X</m:t>
        </m:r>
      </m:oMath>
      <w:r w:rsidR="00920644" w:rsidRPr="00DA405F">
        <w:rPr>
          <w:rFonts w:cs="Times New Roman"/>
          <w:color w:val="222222"/>
        </w:rPr>
        <w:t xml:space="preserve"> and </w:t>
      </w:r>
      <m:oMath>
        <m:r>
          <m:rPr>
            <m:sty m:val="bi"/>
          </m:rPr>
          <w:rPr>
            <w:rFonts w:ascii="Cambria Math" w:hAnsi="Cambria Math" w:cs="Times New Roman"/>
            <w:color w:val="222222"/>
          </w:rPr>
          <m:t>Y</m:t>
        </m:r>
      </m:oMath>
      <w:r w:rsidR="00920644" w:rsidRPr="00DA405F">
        <w:rPr>
          <w:rFonts w:cs="Times New Roman"/>
          <w:color w:val="222222"/>
        </w:rPr>
        <w:t xml:space="preserve"> are valued equally</w:t>
      </w:r>
      <w:r w:rsidR="00092C4A" w:rsidRPr="00DA405F">
        <w:rPr>
          <w:rFonts w:cs="Times New Roman"/>
          <w:color w:val="222222"/>
        </w:rPr>
        <w:t xml:space="preserve">. </w:t>
      </w:r>
      <w:r w:rsidR="00192C4F" w:rsidRPr="00DA405F">
        <w:rPr>
          <w:rFonts w:cs="Times New Roman"/>
          <w:color w:val="222222"/>
        </w:rPr>
        <w:t>The second axio</w:t>
      </w:r>
      <w:r w:rsidR="00A75B15">
        <w:rPr>
          <w:rFonts w:cs="Times New Roman"/>
          <w:color w:val="222222"/>
        </w:rPr>
        <w:t>m</w:t>
      </w:r>
      <w:r w:rsidR="00092C4A" w:rsidRPr="00DA405F">
        <w:rPr>
          <w:rFonts w:cs="Times New Roman"/>
          <w:color w:val="222222"/>
        </w:rPr>
        <w:t xml:space="preserve"> is that</w:t>
      </w:r>
      <w:r w:rsidR="00192C4F" w:rsidRPr="00DA405F">
        <w:rPr>
          <w:rFonts w:cs="Times New Roman"/>
          <w:color w:val="222222"/>
        </w:rPr>
        <w:t xml:space="preserve"> of </w:t>
      </w:r>
      <w:r w:rsidR="005C7827" w:rsidRPr="00DA405F">
        <w:rPr>
          <w:rFonts w:cs="Times New Roman"/>
          <w:color w:val="222222"/>
        </w:rPr>
        <w:t>t</w:t>
      </w:r>
      <w:r w:rsidR="00192C4F" w:rsidRPr="00DA405F">
        <w:rPr>
          <w:rFonts w:cs="Times New Roman"/>
          <w:color w:val="222222"/>
        </w:rPr>
        <w:t>ransitivity, namely:</w:t>
      </w:r>
    </w:p>
    <w:p w14:paraId="58D071E6" w14:textId="110E8678" w:rsidR="00A76871" w:rsidRPr="00DA405F" w:rsidRDefault="00A76871" w:rsidP="00A7687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4</w:t>
      </w:r>
      <w:r w:rsidRPr="00DA405F">
        <w:rPr>
          <w:rFonts w:cs="Times New Roman"/>
        </w:rPr>
        <w:fldChar w:fldCharType="end"/>
      </w:r>
    </w:p>
    <w:p w14:paraId="49CFE793" w14:textId="486B8EFF" w:rsidR="00192C4F" w:rsidRPr="00DA405F" w:rsidRDefault="00192C4F"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if X </m:t>
          </m:r>
          <w:commentRangeStart w:id="11"/>
          <w:commentRangeEnd w:id="11"/>
          <m:r>
            <m:rPr>
              <m:sty m:val="p"/>
            </m:rPr>
            <w:rPr>
              <w:rStyle w:val="CommentReference"/>
              <w:rFonts w:asciiTheme="minorHAnsi" w:eastAsiaTheme="minorHAnsi" w:hAnsiTheme="minorHAnsi" w:cstheme="minorBidi"/>
              <w:kern w:val="0"/>
              <w:lang w:eastAsia="en-US" w:bidi="ar-SA"/>
            </w:rPr>
            <w:commentReference w:id="11"/>
          </m:r>
          <m:r>
            <w:rPr>
              <w:rFonts w:ascii="Cambria Math" w:hAnsi="Cambria Math" w:cs="Times New Roman"/>
              <w:color w:val="222222"/>
            </w:rPr>
            <m:t xml:space="preserve"> and Y</m:t>
          </m:r>
          <m:r>
            <w:rPr>
              <w:rFonts w:ascii="Cambria Math" w:hAnsi="Cambria Math" w:cs="Times New Roman"/>
              <w:color w:val="282829"/>
              <w:shd w:val="clear" w:color="auto" w:fill="FFFFFF"/>
            </w:rPr>
            <m:t xml:space="preserve">≺Z </m:t>
          </m:r>
          <m:r>
            <m:rPr>
              <m:sty m:val="p"/>
            </m:rPr>
            <w:rPr>
              <w:rFonts w:ascii="Cambria Math" w:hAnsi="Cambria Math" w:cs="Times New Roman"/>
            </w:rPr>
            <m:t>⇒</m:t>
          </m:r>
          <m:r>
            <w:rPr>
              <w:rFonts w:ascii="Cambria Math" w:hAnsi="Cambria Math" w:cs="Times New Roman"/>
              <w:color w:val="282829"/>
              <w:shd w:val="clear" w:color="auto" w:fill="FFFFFF"/>
            </w:rPr>
            <m:t xml:space="preserve"> X≺Z</m:t>
          </m:r>
        </m:oMath>
      </m:oMathPara>
    </w:p>
    <w:p w14:paraId="4BDA6EFB" w14:textId="19787B90" w:rsidR="00C548DC" w:rsidRDefault="00192C4F" w:rsidP="00754831">
      <w:pPr>
        <w:pStyle w:val="Textbody"/>
        <w:spacing w:before="240" w:after="160" w:line="225" w:lineRule="atLeast"/>
        <w:rPr>
          <w:rFonts w:cs="Times New Roman"/>
          <w:color w:val="222222"/>
        </w:rPr>
      </w:pPr>
      <w:r w:rsidRPr="00DA405F">
        <w:rPr>
          <w:rFonts w:cs="Times New Roman"/>
          <w:color w:val="222222"/>
        </w:rPr>
        <w:t xml:space="preserve">If a bundle </w:t>
      </w:r>
      <m:oMath>
        <m:r>
          <m:rPr>
            <m:sty m:val="bi"/>
          </m:rPr>
          <w:rPr>
            <w:rFonts w:ascii="Cambria Math" w:hAnsi="Cambria Math" w:cs="Times New Roman"/>
            <w:color w:val="222222"/>
          </w:rPr>
          <m:t>X</m:t>
        </m:r>
      </m:oMath>
      <w:r w:rsidRPr="00DA405F">
        <w:rPr>
          <w:rFonts w:cs="Times New Roman"/>
          <w:color w:val="222222"/>
        </w:rPr>
        <w:t xml:space="preserve"> is preferred to a bundle </w:t>
      </w:r>
      <m:oMath>
        <m:r>
          <m:rPr>
            <m:sty m:val="bi"/>
          </m:rPr>
          <w:rPr>
            <w:rFonts w:ascii="Cambria Math" w:hAnsi="Cambria Math" w:cs="Times New Roman"/>
            <w:color w:val="222222"/>
          </w:rPr>
          <m:t>Y</m:t>
        </m:r>
      </m:oMath>
      <w:r w:rsidRPr="00DA405F">
        <w:rPr>
          <w:rFonts w:cs="Times New Roman"/>
          <w:color w:val="222222"/>
        </w:rPr>
        <w:t xml:space="preserve">, and a bundle </w:t>
      </w:r>
      <m:oMath>
        <m:r>
          <m:rPr>
            <m:sty m:val="bi"/>
          </m:rPr>
          <w:rPr>
            <w:rFonts w:ascii="Cambria Math" w:hAnsi="Cambria Math" w:cs="Times New Roman"/>
            <w:color w:val="222222"/>
          </w:rPr>
          <m:t>Y</m:t>
        </m:r>
      </m:oMath>
      <w:r w:rsidRPr="00DA405F">
        <w:rPr>
          <w:rFonts w:cs="Times New Roman"/>
          <w:color w:val="222222"/>
        </w:rPr>
        <w:t xml:space="preserve"> is preferred to a bundle </w:t>
      </w:r>
      <m:oMath>
        <m:r>
          <m:rPr>
            <m:sty m:val="bi"/>
          </m:rPr>
          <w:rPr>
            <w:rFonts w:ascii="Cambria Math" w:hAnsi="Cambria Math" w:cs="Times New Roman"/>
            <w:color w:val="222222"/>
          </w:rPr>
          <m:t>Z</m:t>
        </m:r>
      </m:oMath>
      <w:r w:rsidRPr="00DA405F">
        <w:rPr>
          <w:rFonts w:cs="Times New Roman"/>
          <w:color w:val="222222"/>
        </w:rPr>
        <w:t xml:space="preserve">, then bundle </w:t>
      </w:r>
      <m:oMath>
        <m:r>
          <m:rPr>
            <m:sty m:val="bi"/>
          </m:rPr>
          <w:rPr>
            <w:rFonts w:ascii="Cambria Math" w:hAnsi="Cambria Math" w:cs="Times New Roman"/>
            <w:color w:val="222222"/>
          </w:rPr>
          <m:t>X</m:t>
        </m:r>
      </m:oMath>
      <w:r w:rsidRPr="00DA405F">
        <w:rPr>
          <w:rFonts w:cs="Times New Roman"/>
          <w:color w:val="222222"/>
        </w:rPr>
        <w:t xml:space="preserve"> is preferred to bundle </w:t>
      </w:r>
      <m:oMath>
        <m:r>
          <m:rPr>
            <m:sty m:val="bi"/>
          </m:rPr>
          <w:rPr>
            <w:rFonts w:ascii="Cambria Math" w:hAnsi="Cambria Math" w:cs="Times New Roman"/>
            <w:color w:val="222222"/>
          </w:rPr>
          <m:t>Z</m:t>
        </m:r>
      </m:oMath>
      <w:r w:rsidR="00092C4A" w:rsidRPr="00DA405F">
        <w:rPr>
          <w:rFonts w:cs="Times New Roman"/>
          <w:color w:val="222222"/>
        </w:rPr>
        <w:t>. A third implication is that we ignore goods that might have disutility and assume that a greater magnitude of a good(s) in a bundle is always preferential</w:t>
      </w:r>
      <w:r w:rsidR="00D72E87" w:rsidRPr="00DA405F">
        <w:rPr>
          <w:rFonts w:cs="Times New Roman"/>
          <w:color w:val="222222"/>
        </w:rPr>
        <w:t xml:space="preserve"> (as </w:t>
      </w:r>
      <w:r w:rsidR="00B31203" w:rsidRPr="00DA405F">
        <w:rPr>
          <w:rFonts w:cs="Times New Roman"/>
          <w:color w:val="222222"/>
        </w:rPr>
        <w:t>illustrated</w:t>
      </w:r>
      <w:r w:rsidR="00D72E87" w:rsidRPr="00DA405F">
        <w:rPr>
          <w:rFonts w:cs="Times New Roman"/>
          <w:color w:val="222222"/>
        </w:rPr>
        <w:t xml:space="preserve"> in figure 1b)</w:t>
      </w:r>
      <w:r w:rsidR="00092C4A" w:rsidRPr="00DA405F">
        <w:rPr>
          <w:rFonts w:cs="Times New Roman"/>
          <w:color w:val="222222"/>
        </w:rPr>
        <w:t>.</w:t>
      </w:r>
    </w:p>
    <w:p w14:paraId="3E28FC42" w14:textId="77777777" w:rsidR="00C548DC" w:rsidRDefault="00C548DC">
      <w:pPr>
        <w:rPr>
          <w:rFonts w:ascii="Times New Roman" w:eastAsia="SimSun" w:hAnsi="Times New Roman" w:cs="Times New Roman"/>
          <w:color w:val="222222"/>
          <w:kern w:val="3"/>
          <w:sz w:val="24"/>
          <w:szCs w:val="24"/>
          <w:lang w:eastAsia="zh-CN" w:bidi="hi-IN"/>
        </w:rPr>
      </w:pPr>
      <w:r>
        <w:rPr>
          <w:rFonts w:cs="Times New Roman"/>
          <w:color w:val="222222"/>
        </w:rPr>
        <w:br w:type="page"/>
      </w:r>
    </w:p>
    <w:p w14:paraId="3226E6FE" w14:textId="20E11AA9" w:rsidR="00C548DC" w:rsidRDefault="00B03A00">
      <w:pPr>
        <w:rPr>
          <w:rFonts w:ascii="Times New Roman" w:eastAsia="SimSun" w:hAnsi="Times New Roman" w:cs="Times New Roman"/>
          <w:color w:val="222222"/>
          <w:kern w:val="3"/>
          <w:sz w:val="24"/>
          <w:szCs w:val="24"/>
          <w:lang w:eastAsia="zh-CN" w:bidi="hi-IN"/>
        </w:rPr>
      </w:pPr>
      <w:r>
        <w:rPr>
          <w:rFonts w:cs="Times New Roman"/>
          <w:noProof/>
          <w:color w:val="222222"/>
        </w:rPr>
        <w:lastRenderedPageBreak/>
        <mc:AlternateContent>
          <mc:Choice Requires="wpg">
            <w:drawing>
              <wp:anchor distT="0" distB="0" distL="114300" distR="114300" simplePos="0" relativeHeight="251677696" behindDoc="0" locked="0" layoutInCell="1" allowOverlap="1" wp14:anchorId="76C88202" wp14:editId="78786B68">
                <wp:simplePos x="0" y="0"/>
                <wp:positionH relativeFrom="column">
                  <wp:posOffset>3810</wp:posOffset>
                </wp:positionH>
                <wp:positionV relativeFrom="paragraph">
                  <wp:posOffset>295910</wp:posOffset>
                </wp:positionV>
                <wp:extent cx="6096000" cy="8931910"/>
                <wp:effectExtent l="0" t="0" r="19050" b="21590"/>
                <wp:wrapNone/>
                <wp:docPr id="22" name="Group 22"/>
                <wp:cNvGraphicFramePr/>
                <a:graphic xmlns:a="http://schemas.openxmlformats.org/drawingml/2006/main">
                  <a:graphicData uri="http://schemas.microsoft.com/office/word/2010/wordprocessingGroup">
                    <wpg:wgp>
                      <wpg:cNvGrpSpPr/>
                      <wpg:grpSpPr>
                        <a:xfrm>
                          <a:off x="0" y="0"/>
                          <a:ext cx="6096000" cy="8931910"/>
                          <a:chOff x="0" y="0"/>
                          <a:chExt cx="6096000" cy="8931910"/>
                        </a:xfrm>
                      </wpg:grpSpPr>
                      <pic:pic xmlns:pic="http://schemas.openxmlformats.org/drawingml/2006/picture">
                        <pic:nvPicPr>
                          <pic:cNvPr id="2" name="Picture 2" descr="Diagram&#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48300" cy="6435725"/>
                          </a:xfrm>
                          <a:prstGeom prst="rect">
                            <a:avLst/>
                          </a:prstGeom>
                        </pic:spPr>
                      </pic:pic>
                      <wps:wsp>
                        <wps:cNvPr id="217" name="Text Box 2"/>
                        <wps:cNvSpPr txBox="1">
                          <a:spLocks noChangeArrowheads="1"/>
                        </wps:cNvSpPr>
                        <wps:spPr bwMode="auto">
                          <a:xfrm>
                            <a:off x="0" y="6400800"/>
                            <a:ext cx="6096000" cy="2531110"/>
                          </a:xfrm>
                          <a:prstGeom prst="rect">
                            <a:avLst/>
                          </a:prstGeom>
                          <a:solidFill>
                            <a:srgbClr val="FFFFFF"/>
                          </a:solidFill>
                          <a:ln w="9525">
                            <a:solidFill>
                              <a:srgbClr val="000000"/>
                            </a:solidFill>
                            <a:miter lim="800000"/>
                            <a:headEnd/>
                            <a:tailEnd/>
                          </a:ln>
                        </wps:spPr>
                        <wps:txbx>
                          <w:txbxContent>
                            <w:p w14:paraId="5F08BC59" w14:textId="77777777" w:rsidR="006C6BE6" w:rsidRPr="00140A4B" w:rsidRDefault="006C6BE6" w:rsidP="00C548DC">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wps:txbx>
                        <wps:bodyPr rot="0" vert="horz" wrap="square" lIns="91440" tIns="45720" rIns="91440" bIns="45720" anchor="t" anchorCtr="0">
                          <a:noAutofit/>
                        </wps:bodyPr>
                      </wps:wsp>
                    </wpg:wgp>
                  </a:graphicData>
                </a:graphic>
              </wp:anchor>
            </w:drawing>
          </mc:Choice>
          <mc:Fallback>
            <w:pict>
              <v:group w14:anchorId="76C88202" id="Group 22" o:spid="_x0000_s1026" style="position:absolute;margin-left:.3pt;margin-top:23.3pt;width:480pt;height:703.3pt;z-index:251677696" coordsize="60960,89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Diagram&#10;&#10;Description automatically generated" style="position:absolute;width:54483;height:64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">
                  <v:imagedata r:id="rId13" o:title="Diagram&#10;&#10;Description automatically generated"/>
                </v:shape>
                <v:shapetype id="_x0000_t202" coordsize="21600,21600" o:spt="202" path="m,l,21600r21600,l21600,xe">
                  <v:stroke joinstyle="miter"/>
                  <v:path gradientshapeok="t" o:connecttype="rect"/>
                </v:shapetype>
                <v:shape id="_x0000_s1028" type="#_x0000_t202" style="position:absolute;top:64008;width:60960;height:25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">
                  <v:textbox>
                    <w:txbxContent>
                      <w:p w14:paraId="5F08BC59" w14:textId="77777777" w:rsidR="006C6BE6" w:rsidRPr="00140A4B" w:rsidRDefault="006C6BE6" w:rsidP="00C548DC">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v:textbox>
                </v:shape>
              </v:group>
            </w:pict>
          </mc:Fallback>
        </mc:AlternateContent>
      </w:r>
      <w:r w:rsidR="00C548DC">
        <w:rPr>
          <w:rFonts w:cs="Times New Roman"/>
          <w:color w:val="222222"/>
        </w:rPr>
        <w:br w:type="page"/>
      </w:r>
    </w:p>
    <w:p w14:paraId="4C0254F0" w14:textId="227E5617" w:rsidR="004224D1" w:rsidRPr="00DA405F" w:rsidRDefault="000C6983">
      <w:pPr>
        <w:rPr>
          <w:rFonts w:ascii="Times New Roman" w:hAnsi="Times New Roman" w:cs="Times New Roman"/>
          <w:sz w:val="24"/>
          <w:szCs w:val="24"/>
        </w:rPr>
      </w:pPr>
      <w:r w:rsidRPr="00DA405F">
        <w:rPr>
          <w:rFonts w:ascii="Times New Roman" w:hAnsi="Times New Roman" w:cs="Times New Roman"/>
          <w:sz w:val="24"/>
          <w:szCs w:val="24"/>
        </w:rPr>
        <w:lastRenderedPageBreak/>
        <w:t xml:space="preserve">However, </w:t>
      </w:r>
      <w:r w:rsidR="007C3B3E" w:rsidRPr="00DA405F">
        <w:rPr>
          <w:rFonts w:ascii="Times New Roman" w:hAnsi="Times New Roman" w:cs="Times New Roman"/>
          <w:sz w:val="24"/>
          <w:szCs w:val="24"/>
        </w:rPr>
        <w:t xml:space="preserve">this ordinal revealed preference theory of utility </w:t>
      </w:r>
      <w:r w:rsidRPr="00DA405F">
        <w:rPr>
          <w:rFonts w:ascii="Times New Roman" w:hAnsi="Times New Roman" w:cs="Times New Roman"/>
          <w:sz w:val="24"/>
          <w:szCs w:val="24"/>
        </w:rPr>
        <w:t xml:space="preserve">can only </w:t>
      </w:r>
      <w:r w:rsidR="007C3B3E" w:rsidRPr="00DA405F">
        <w:rPr>
          <w:rFonts w:ascii="Times New Roman" w:hAnsi="Times New Roman" w:cs="Times New Roman"/>
          <w:sz w:val="24"/>
          <w:szCs w:val="24"/>
        </w:rPr>
        <w:t xml:space="preserve">explain choices made </w:t>
      </w:r>
      <w:r w:rsidRPr="00DA405F">
        <w:rPr>
          <w:rFonts w:ascii="Times New Roman" w:hAnsi="Times New Roman" w:cs="Times New Roman"/>
          <w:sz w:val="24"/>
          <w:szCs w:val="24"/>
        </w:rPr>
        <w:t>between certain (riskless) choices</w:t>
      </w:r>
      <w:r w:rsidR="007C3B3E" w:rsidRPr="00DA405F">
        <w:rPr>
          <w:rFonts w:ascii="Times New Roman" w:hAnsi="Times New Roman" w:cs="Times New Roman"/>
          <w:sz w:val="24"/>
          <w:szCs w:val="24"/>
        </w:rPr>
        <w:t>.</w:t>
      </w:r>
      <w:r w:rsidRPr="00DA405F">
        <w:rPr>
          <w:rFonts w:ascii="Times New Roman" w:hAnsi="Times New Roman" w:cs="Times New Roman"/>
          <w:sz w:val="24"/>
          <w:szCs w:val="24"/>
        </w:rPr>
        <w:t xml:space="preserve"> It was not until 1944 that von Neumann and Morgenstern showed that a cardinal utility function could be sampled from a subjects choices between risky gambles in their seminal work </w:t>
      </w:r>
      <w:r w:rsidRPr="00DA405F">
        <w:rPr>
          <w:rFonts w:ascii="Times New Roman" w:hAnsi="Times New Roman" w:cs="Times New Roman"/>
          <w:sz w:val="24"/>
          <w:szCs w:val="24"/>
        </w:rPr>
        <w:fldChar w:fldCharType="begin" w:fldLock="1"/>
      </w:r>
      <w:r w:rsidR="00115D65">
        <w:rPr>
          <w:rFonts w:ascii="Times New Roman" w:hAnsi="Times New Roman" w:cs="Times New Roman"/>
          <w:sz w:val="24"/>
          <w:szCs w:val="24"/>
        </w:rP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rsidRPr="00DA405F">
        <w:rPr>
          <w:rFonts w:ascii="Times New Roman" w:hAnsi="Times New Roman" w:cs="Times New Roman"/>
          <w:sz w:val="24"/>
          <w:szCs w:val="24"/>
        </w:rPr>
        <w:fldChar w:fldCharType="separate"/>
      </w:r>
      <w:r w:rsidR="00115D65" w:rsidRPr="00115D65">
        <w:rPr>
          <w:rFonts w:ascii="Times New Roman" w:hAnsi="Times New Roman" w:cs="Times New Roman"/>
          <w:noProof/>
          <w:sz w:val="24"/>
          <w:szCs w:val="24"/>
        </w:rPr>
        <w:t>(von Neumann &amp; Morgenstern, 1944)</w:t>
      </w:r>
      <w:r w:rsidRPr="00DA405F">
        <w:rPr>
          <w:rFonts w:ascii="Times New Roman" w:hAnsi="Times New Roman" w:cs="Times New Roman"/>
          <w:sz w:val="24"/>
          <w:szCs w:val="24"/>
        </w:rPr>
        <w:fldChar w:fldCharType="end"/>
      </w:r>
      <w:r w:rsidRPr="00DA405F">
        <w:rPr>
          <w:rFonts w:ascii="Times New Roman" w:hAnsi="Times New Roman" w:cs="Times New Roman"/>
          <w:sz w:val="24"/>
          <w:szCs w:val="24"/>
        </w:rPr>
        <w:t>.</w:t>
      </w:r>
      <w:r w:rsidR="00EE5D90" w:rsidRPr="00DA405F">
        <w:rPr>
          <w:rFonts w:ascii="Times New Roman" w:hAnsi="Times New Roman" w:cs="Times New Roman"/>
          <w:sz w:val="24"/>
          <w:szCs w:val="24"/>
        </w:rPr>
        <w:t xml:space="preserve"> </w:t>
      </w:r>
      <w:r w:rsidR="006A6C3E" w:rsidRPr="00DA405F">
        <w:rPr>
          <w:rFonts w:ascii="Times New Roman" w:hAnsi="Times New Roman" w:cs="Times New Roman"/>
          <w:sz w:val="24"/>
          <w:szCs w:val="24"/>
        </w:rPr>
        <w:t>The authors proposed four axioms</w:t>
      </w:r>
      <w:r w:rsidR="00EE5D90" w:rsidRPr="00DA405F">
        <w:rPr>
          <w:rFonts w:ascii="Times New Roman" w:hAnsi="Times New Roman" w:cs="Times New Roman"/>
          <w:sz w:val="24"/>
          <w:szCs w:val="24"/>
        </w:rPr>
        <w:t xml:space="preserve"> (a further two plus those above in equations 1.3 and 1.4)</w:t>
      </w:r>
      <w:r w:rsidR="006A6C3E" w:rsidRPr="00DA405F">
        <w:rPr>
          <w:rFonts w:ascii="Times New Roman" w:hAnsi="Times New Roman" w:cs="Times New Roman"/>
          <w:sz w:val="24"/>
          <w:szCs w:val="24"/>
        </w:rPr>
        <w:t xml:space="preserve"> which any decision maker must satisfy if they can be said to be behaving </w:t>
      </w:r>
      <w:r w:rsidR="006A6C3E" w:rsidRPr="00DA405F">
        <w:rPr>
          <w:rFonts w:ascii="Times New Roman" w:hAnsi="Times New Roman" w:cs="Times New Roman"/>
          <w:i/>
          <w:iCs/>
          <w:sz w:val="24"/>
          <w:szCs w:val="24"/>
        </w:rPr>
        <w:t>as if</w:t>
      </w:r>
      <w:r w:rsidR="006A6C3E" w:rsidRPr="00DA405F">
        <w:rPr>
          <w:rFonts w:ascii="Times New Roman" w:hAnsi="Times New Roman" w:cs="Times New Roman"/>
          <w:sz w:val="24"/>
          <w:szCs w:val="24"/>
        </w:rPr>
        <w:t xml:space="preserve"> they are maximising their expected utility (as defined in equation 1.2</w:t>
      </w:r>
      <w:r w:rsidR="00F667DD" w:rsidRPr="00CD3967">
        <w:rPr>
          <w:rStyle w:val="FootnoteReference"/>
        </w:rPr>
        <w:footnoteReference w:id="6"/>
      </w:r>
      <w:r w:rsidR="006A6C3E" w:rsidRPr="00DA405F">
        <w:rPr>
          <w:rFonts w:ascii="Times New Roman" w:hAnsi="Times New Roman" w:cs="Times New Roman"/>
          <w:sz w:val="24"/>
          <w:szCs w:val="24"/>
        </w:rPr>
        <w:t xml:space="preserve">). </w:t>
      </w:r>
      <w:r w:rsidR="004224D1" w:rsidRPr="00DA405F">
        <w:rPr>
          <w:rFonts w:ascii="Times New Roman" w:hAnsi="Times New Roman" w:cs="Times New Roman"/>
          <w:sz w:val="24"/>
          <w:szCs w:val="24"/>
        </w:rPr>
        <w:t xml:space="preserve">These final two axioms are the axioms of </w:t>
      </w:r>
      <w:r w:rsidR="005C7827" w:rsidRPr="00DA405F">
        <w:rPr>
          <w:rFonts w:ascii="Times New Roman" w:hAnsi="Times New Roman" w:cs="Times New Roman"/>
          <w:sz w:val="24"/>
          <w:szCs w:val="24"/>
        </w:rPr>
        <w:t>c</w:t>
      </w:r>
      <w:r w:rsidR="004224D1" w:rsidRPr="00DA405F">
        <w:rPr>
          <w:rFonts w:ascii="Times New Roman" w:hAnsi="Times New Roman" w:cs="Times New Roman"/>
          <w:sz w:val="24"/>
          <w:szCs w:val="24"/>
        </w:rPr>
        <w:t xml:space="preserve">ontinuity and </w:t>
      </w:r>
      <w:r w:rsidR="005C7827" w:rsidRPr="00DA405F">
        <w:rPr>
          <w:rFonts w:ascii="Times New Roman" w:hAnsi="Times New Roman" w:cs="Times New Roman"/>
          <w:sz w:val="24"/>
          <w:szCs w:val="24"/>
        </w:rPr>
        <w:t>i</w:t>
      </w:r>
      <w:r w:rsidR="004224D1" w:rsidRPr="00DA405F">
        <w:rPr>
          <w:rFonts w:ascii="Times New Roman" w:hAnsi="Times New Roman" w:cs="Times New Roman"/>
          <w:sz w:val="24"/>
          <w:szCs w:val="24"/>
        </w:rPr>
        <w:t>ndependence, and are shown in equations 1.5 and 1.6:</w:t>
      </w:r>
    </w:p>
    <w:p w14:paraId="5FF06726" w14:textId="101AAD37"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5</w:t>
      </w:r>
      <w:r w:rsidRPr="00DA405F">
        <w:rPr>
          <w:rFonts w:cs="Times New Roman"/>
        </w:rPr>
        <w:fldChar w:fldCharType="end"/>
      </w:r>
    </w:p>
    <w:p w14:paraId="06A181B3" w14:textId="29EAA9E1" w:rsidR="004224D1" w:rsidRPr="00DA405F" w:rsidRDefault="0071354C">
      <w:pPr>
        <w:rPr>
          <w:rFonts w:ascii="Times New Roman" w:eastAsiaTheme="minorEastAsia" w:hAnsi="Times New Roman" w:cs="Times New Roman"/>
          <w:i/>
          <w:color w:val="242729"/>
          <w:sz w:val="24"/>
          <w:szCs w:val="24"/>
          <w:shd w:val="clear" w:color="auto" w:fill="FFFFFF"/>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X</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Y</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Z, </m:t>
          </m:r>
          <m:r>
            <w:rPr>
              <w:rFonts w:ascii="Cambria Math" w:hAnsi="Cambria Math" w:cs="Times New Roman"/>
              <w:color w:val="202124"/>
              <w:sz w:val="24"/>
              <w:szCs w:val="24"/>
              <w:shd w:val="clear" w:color="auto" w:fill="FFFFFF"/>
            </w:rPr>
            <m:t>∃p</m:t>
          </m:r>
          <m:r>
            <w:rPr>
              <w:rFonts w:ascii="Cambria Math" w:hAnsi="Cambria Math" w:cs="Times New Roman"/>
              <w:color w:val="242729"/>
              <w:sz w:val="24"/>
              <w:szCs w:val="24"/>
              <w:shd w:val="clear" w:color="auto" w:fill="FFFFFF"/>
            </w:rPr>
            <m:t>∈[0,1]:pX+(1-p)</m:t>
          </m:r>
          <w:commentRangeStart w:id="12"/>
          <m:r>
            <w:rPr>
              <w:rFonts w:ascii="Cambria Math" w:hAnsi="Cambria Math" w:cs="Times New Roman"/>
              <w:color w:val="242729"/>
              <w:sz w:val="24"/>
              <w:szCs w:val="24"/>
              <w:shd w:val="clear" w:color="auto" w:fill="FFFFFF"/>
            </w:rPr>
            <m:t>Y~Z</m:t>
          </m:r>
          <w:commentRangeEnd w:id="12"/>
          <m:r>
            <m:rPr>
              <m:sty m:val="p"/>
            </m:rPr>
            <w:rPr>
              <w:rStyle w:val="CommentReference"/>
            </w:rPr>
            <w:commentReference w:id="12"/>
          </m:r>
        </m:oMath>
      </m:oMathPara>
    </w:p>
    <w:p w14:paraId="21BD9C47" w14:textId="6D6AFFEF" w:rsidR="009A3945" w:rsidRPr="00DA405F" w:rsidRDefault="006A5569">
      <w:pPr>
        <w:rPr>
          <w:rFonts w:ascii="Times New Roman" w:hAnsi="Times New Roman" w:cs="Times New Roman"/>
          <w:iCs/>
          <w:sz w:val="24"/>
          <w:szCs w:val="24"/>
        </w:rPr>
      </w:pPr>
      <w:r w:rsidRPr="00DA405F">
        <w:rPr>
          <w:rFonts w:ascii="Times New Roman" w:eastAsiaTheme="minorEastAsia" w:hAnsi="Times New Roman" w:cs="Times New Roman"/>
          <w:iCs/>
          <w:color w:val="242729"/>
          <w:sz w:val="24"/>
          <w:szCs w:val="24"/>
          <w:shd w:val="clear" w:color="auto" w:fill="FFFFFF"/>
        </w:rPr>
        <w:t>For all choices where</w:t>
      </w:r>
      <w:r w:rsidR="009A3945"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 xml:space="preserve">, which itself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(and so, by transitivity,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there must exist some probability </w:t>
      </w:r>
      <m:oMath>
        <m:r>
          <m:rPr>
            <m:sty m:val="bi"/>
          </m:rPr>
          <w:rPr>
            <w:rFonts w:ascii="Cambria Math" w:eastAsiaTheme="minorEastAsia" w:hAnsi="Cambria Math" w:cs="Times New Roman"/>
            <w:color w:val="242729"/>
            <w:sz w:val="24"/>
            <w:szCs w:val="24"/>
            <w:shd w:val="clear" w:color="auto" w:fill="FFFFFF"/>
          </w:rPr>
          <m:t>p</m:t>
        </m:r>
      </m:oMath>
      <w:r w:rsidR="009A3945" w:rsidRPr="00DA405F">
        <w:rPr>
          <w:rFonts w:ascii="Times New Roman" w:eastAsiaTheme="minorEastAsia" w:hAnsi="Times New Roman" w:cs="Times New Roman"/>
          <w:iCs/>
          <w:color w:val="242729"/>
          <w:sz w:val="24"/>
          <w:szCs w:val="24"/>
          <w:shd w:val="clear" w:color="auto" w:fill="FFFFFF"/>
        </w:rPr>
        <w:t xml:space="preserve"> for which the composite of </w:t>
      </w:r>
      <m:oMath>
        <m:r>
          <m:rPr>
            <m:sty m:val="bi"/>
          </m:rPr>
          <w:rPr>
            <w:rFonts w:ascii="Cambria Math" w:eastAsiaTheme="minorEastAsia" w:hAnsi="Cambria Math" w:cs="Times New Roman"/>
            <w:color w:val="242729"/>
            <w:sz w:val="24"/>
            <w:szCs w:val="24"/>
            <w:shd w:val="clear" w:color="auto" w:fill="FFFFFF"/>
          </w:rPr>
          <m:t>p</m:t>
        </m:r>
        <m:r>
          <m:rPr>
            <m:sty m:val="b"/>
          </m:rPr>
          <w:rPr>
            <w:rFonts w:ascii="Cambria Math" w:hAnsi="Cambria Math" w:cs="Times New Roman"/>
            <w:sz w:val="24"/>
            <w:szCs w:val="24"/>
          </w:rPr>
          <m:t>⋅</m:t>
        </m:r>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and </w:t>
      </w:r>
      <m:oMath>
        <m:r>
          <m:rPr>
            <m:sty m:val="bi"/>
          </m:rPr>
          <w:rPr>
            <w:rFonts w:ascii="Cambria Math" w:eastAsiaTheme="minorEastAsia" w:hAnsi="Cambria Math" w:cs="Times New Roman"/>
            <w:color w:val="242729"/>
            <w:sz w:val="24"/>
            <w:szCs w:val="24"/>
            <w:shd w:val="clear" w:color="auto" w:fill="FFFFFF"/>
          </w:rPr>
          <m:t>(1-p)</m:t>
        </m:r>
        <m:r>
          <m:rPr>
            <m:sty m:val="b"/>
          </m:rPr>
          <w:rPr>
            <w:rFonts w:ascii="Cambria Math" w:hAnsi="Cambria Math" w:cs="Times New Roman"/>
            <w:sz w:val="24"/>
            <w:szCs w:val="24"/>
          </w:rPr>
          <m:t>⋅Z</m:t>
        </m:r>
      </m:oMath>
      <w:r w:rsidR="009A3945" w:rsidRPr="00DA405F">
        <w:rPr>
          <w:rFonts w:ascii="Times New Roman" w:eastAsiaTheme="minorEastAsia" w:hAnsi="Times New Roman" w:cs="Times New Roman"/>
          <w:iCs/>
          <w:color w:val="242729"/>
          <w:sz w:val="24"/>
          <w:szCs w:val="24"/>
          <w:shd w:val="clear" w:color="auto" w:fill="FFFFFF"/>
        </w:rPr>
        <w:t xml:space="preserve"> which is equal in preference to the </w:t>
      </w:r>
      <w:r w:rsidR="00356B9E">
        <w:rPr>
          <w:rFonts w:ascii="Times New Roman" w:eastAsiaTheme="minorEastAsia" w:hAnsi="Times New Roman" w:cs="Times New Roman"/>
          <w:iCs/>
          <w:color w:val="242729"/>
          <w:sz w:val="24"/>
          <w:szCs w:val="24"/>
          <w:shd w:val="clear" w:color="auto" w:fill="FFFFFF"/>
        </w:rPr>
        <w:t>second</w:t>
      </w:r>
      <w:r w:rsidR="009A3945" w:rsidRPr="00DA405F">
        <w:rPr>
          <w:rFonts w:ascii="Times New Roman" w:eastAsiaTheme="minorEastAsia" w:hAnsi="Times New Roman" w:cs="Times New Roman"/>
          <w:iCs/>
          <w:color w:val="242729"/>
          <w:sz w:val="24"/>
          <w:szCs w:val="24"/>
          <w:shd w:val="clear" w:color="auto" w:fill="FFFFFF"/>
        </w:rPr>
        <w:t xml:space="preserve"> option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w:t>
      </w:r>
      <w:r w:rsidR="00852E65" w:rsidRPr="00DA405F">
        <w:rPr>
          <w:rFonts w:ascii="Times New Roman" w:eastAsiaTheme="minorEastAsia" w:hAnsi="Times New Roman" w:cs="Times New Roman"/>
          <w:iCs/>
          <w:color w:val="242729"/>
          <w:sz w:val="24"/>
          <w:szCs w:val="24"/>
          <w:shd w:val="clear" w:color="auto" w:fill="FFFFFF"/>
        </w:rPr>
        <w:t>The continuity axiom dictates that the ordered choices of revealed preference theory can be compared on a continuous scale of utility where probability and magnitude of outcome are integrated.</w:t>
      </w:r>
    </w:p>
    <w:p w14:paraId="3A22E5B5" w14:textId="504021A8"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6</w:t>
      </w:r>
      <w:r w:rsidRPr="00DA405F">
        <w:rPr>
          <w:rFonts w:cs="Times New Roman"/>
        </w:rPr>
        <w:fldChar w:fldCharType="end"/>
      </w:r>
    </w:p>
    <w:p w14:paraId="003833C7" w14:textId="49A80616" w:rsidR="004224D1" w:rsidRPr="00DA405F" w:rsidRDefault="0031296E">
      <w:pPr>
        <w:rPr>
          <w:rFonts w:ascii="Times New Roman" w:eastAsiaTheme="minorEastAsia" w:hAnsi="Times New Roman" w:cs="Times New Roman"/>
          <w:i/>
          <w:sz w:val="24"/>
          <w:szCs w:val="24"/>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 xml:space="preserve">X≾Y, </m:t>
          </m:r>
          <m:r>
            <m:rPr>
              <m:sty m:val="p"/>
            </m:rPr>
            <w:rPr>
              <w:rFonts w:ascii="Cambria Math" w:hAnsi="Cambria Math" w:cs="Times New Roman"/>
              <w:sz w:val="24"/>
              <w:szCs w:val="24"/>
            </w:rPr>
            <m:t>⇒</m:t>
          </m:r>
          <m:r>
            <w:rPr>
              <w:rFonts w:ascii="Cambria Math" w:hAnsi="Cambria Math" w:cs="Times New Roman"/>
              <w:color w:val="202124"/>
              <w:sz w:val="24"/>
              <w:szCs w:val="24"/>
              <w:shd w:val="clear" w:color="auto" w:fill="FFFFFF"/>
            </w:rPr>
            <m:t>∀Z and ∀p</m:t>
          </m:r>
          <m:r>
            <w:rPr>
              <w:rFonts w:ascii="Cambria Math" w:hAnsi="Cambria Math" w:cs="Times New Roman"/>
              <w:color w:val="242729"/>
              <w:sz w:val="24"/>
              <w:szCs w:val="24"/>
              <w:shd w:val="clear" w:color="auto" w:fill="FFFFFF"/>
            </w:rPr>
            <m:t>∈[0,1]: pX + (1-p)Z</m:t>
          </m:r>
          <m:r>
            <w:rPr>
              <w:rFonts w:ascii="Cambria Math" w:hAnsi="Cambria Math" w:cs="Times New Roman"/>
              <w:sz w:val="24"/>
              <w:szCs w:val="24"/>
            </w:rPr>
            <m:t>≾pY + (1-p)Z</m:t>
          </m:r>
        </m:oMath>
      </m:oMathPara>
    </w:p>
    <w:p w14:paraId="3F8CA1B7" w14:textId="36D7F4DC" w:rsidR="005225D6" w:rsidRPr="00DA405F" w:rsidRDefault="007A3397">
      <w:pPr>
        <w:rPr>
          <w:rFonts w:ascii="Times New Roman" w:hAnsi="Times New Roman" w:cs="Times New Roman"/>
          <w:sz w:val="24"/>
          <w:szCs w:val="24"/>
        </w:rPr>
      </w:pPr>
      <w:r w:rsidRPr="00DA405F">
        <w:rPr>
          <w:rFonts w:ascii="Times New Roman" w:eastAsiaTheme="minorEastAsia" w:hAnsi="Times New Roman" w:cs="Times New Roman"/>
          <w:iCs/>
          <w:color w:val="242729"/>
          <w:sz w:val="24"/>
          <w:szCs w:val="24"/>
          <w:shd w:val="clear" w:color="auto" w:fill="FFFFFF"/>
        </w:rPr>
        <w:t>In all cases where</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EE58C0" w:rsidRPr="00DA405F">
        <w:rPr>
          <w:rFonts w:ascii="Times New Roman" w:eastAsiaTheme="minorEastAsia" w:hAnsi="Times New Roman" w:cs="Times New Roman"/>
          <w:iCs/>
          <w:color w:val="242729"/>
          <w:sz w:val="24"/>
          <w:szCs w:val="24"/>
          <w:shd w:val="clear" w:color="auto" w:fill="FFFFFF"/>
        </w:rPr>
        <w:t xml:space="preserve"> is </w:t>
      </w:r>
      <w:r w:rsidRPr="00DA405F">
        <w:rPr>
          <w:rFonts w:ascii="Times New Roman" w:eastAsiaTheme="minorEastAsia" w:hAnsi="Times New Roman" w:cs="Times New Roman"/>
          <w:iCs/>
          <w:color w:val="242729"/>
          <w:sz w:val="24"/>
          <w:szCs w:val="24"/>
          <w:shd w:val="clear" w:color="auto" w:fill="FFFFFF"/>
        </w:rPr>
        <w:t>at least as preferable as</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Y</m:t>
        </m:r>
      </m:oMath>
      <w:r w:rsidR="00EE58C0" w:rsidRPr="00DA405F">
        <w:rPr>
          <w:rFonts w:ascii="Times New Roman" w:eastAsiaTheme="minorEastAsia" w:hAnsi="Times New Roman" w:cs="Times New Roman"/>
          <w:iCs/>
          <w:color w:val="242729"/>
          <w:sz w:val="24"/>
          <w:szCs w:val="24"/>
          <w:shd w:val="clear" w:color="auto" w:fill="FFFFFF"/>
        </w:rPr>
        <w:t xml:space="preserve">, then for any possible third option </w:t>
      </w:r>
      <m:oMath>
        <m:r>
          <m:rPr>
            <m:sty m:val="bi"/>
          </m:rPr>
          <w:rPr>
            <w:rFonts w:ascii="Cambria Math" w:eastAsiaTheme="minorEastAsia" w:hAnsi="Cambria Math" w:cs="Times New Roman"/>
            <w:color w:val="242729"/>
            <w:sz w:val="24"/>
            <w:szCs w:val="24"/>
            <w:shd w:val="clear" w:color="auto" w:fill="FFFFFF"/>
          </w:rPr>
          <m:t>Z</m:t>
        </m:r>
      </m:oMath>
      <w:r w:rsidR="00EE58C0" w:rsidRPr="00DA405F">
        <w:rPr>
          <w:rFonts w:ascii="Times New Roman" w:eastAsiaTheme="minorEastAsia" w:hAnsi="Times New Roman" w:cs="Times New Roman"/>
          <w:iCs/>
          <w:color w:val="242729"/>
          <w:sz w:val="24"/>
          <w:szCs w:val="24"/>
          <w:shd w:val="clear" w:color="auto" w:fill="FFFFFF"/>
        </w:rPr>
        <w:t xml:space="preserve"> and any possible probability </w:t>
      </w:r>
      <m:oMath>
        <m:r>
          <m:rPr>
            <m:sty m:val="bi"/>
          </m:rPr>
          <w:rPr>
            <w:rFonts w:ascii="Cambria Math" w:eastAsiaTheme="minorEastAsia" w:hAnsi="Cambria Math" w:cs="Times New Roman"/>
            <w:color w:val="242729"/>
            <w:sz w:val="24"/>
            <w:szCs w:val="24"/>
            <w:shd w:val="clear" w:color="auto" w:fill="FFFFFF"/>
          </w:rPr>
          <m:t>p</m:t>
        </m:r>
      </m:oMath>
      <w:r w:rsidR="00EE58C0" w:rsidRPr="00DA405F">
        <w:rPr>
          <w:rFonts w:ascii="Times New Roman" w:eastAsiaTheme="minorEastAsia" w:hAnsi="Times New Roman" w:cs="Times New Roman"/>
          <w:iCs/>
          <w:color w:val="242729"/>
          <w:sz w:val="24"/>
          <w:szCs w:val="24"/>
          <w:shd w:val="clear" w:color="auto" w:fill="FFFFFF"/>
        </w:rPr>
        <w:t xml:space="preserve">, the bundling of either the probability </w:t>
      </w:r>
      <m:oMath>
        <m:r>
          <m:rPr>
            <m:sty m:val="bi"/>
          </m:rPr>
          <w:rPr>
            <w:rFonts w:ascii="Cambria Math" w:eastAsiaTheme="minorEastAsia" w:hAnsi="Cambria Math" w:cs="Times New Roman"/>
            <w:color w:val="242729"/>
            <w:sz w:val="24"/>
            <w:szCs w:val="24"/>
            <w:shd w:val="clear" w:color="auto" w:fill="FFFFFF"/>
          </w:rPr>
          <m:t>p</m:t>
        </m:r>
      </m:oMath>
      <w:r w:rsidR="00571AE9" w:rsidRPr="00DA405F">
        <w:rPr>
          <w:rFonts w:ascii="Times New Roman" w:eastAsiaTheme="minorEastAsia" w:hAnsi="Times New Roman" w:cs="Times New Roman"/>
          <w:iCs/>
          <w:color w:val="242729"/>
          <w:sz w:val="24"/>
          <w:szCs w:val="24"/>
          <w:shd w:val="clear" w:color="auto" w:fill="FFFFFF"/>
        </w:rPr>
        <w:t xml:space="preserve"> or the third option </w:t>
      </w:r>
      <m:oMath>
        <m:r>
          <m:rPr>
            <m:sty m:val="bi"/>
          </m:rPr>
          <w:rPr>
            <w:rFonts w:ascii="Cambria Math" w:eastAsiaTheme="minorEastAsia" w:hAnsi="Cambria Math" w:cs="Times New Roman"/>
            <w:color w:val="242729"/>
            <w:sz w:val="24"/>
            <w:szCs w:val="24"/>
            <w:shd w:val="clear" w:color="auto" w:fill="FFFFFF"/>
          </w:rPr>
          <m:t>Z</m:t>
        </m:r>
      </m:oMath>
      <w:r w:rsidR="00571AE9" w:rsidRPr="00DA405F">
        <w:rPr>
          <w:rFonts w:ascii="Times New Roman" w:eastAsiaTheme="minorEastAsia" w:hAnsi="Times New Roman" w:cs="Times New Roman"/>
          <w:iCs/>
          <w:color w:val="242729"/>
          <w:sz w:val="24"/>
          <w:szCs w:val="24"/>
          <w:shd w:val="clear" w:color="auto" w:fill="FFFFFF"/>
        </w:rPr>
        <w:t xml:space="preserve"> to both sides of the original choice should have no effect on the preference of the first option over the second</w:t>
      </w:r>
      <w:r w:rsidR="00000F4E" w:rsidRPr="00DA405F">
        <w:rPr>
          <w:rFonts w:ascii="Times New Roman" w:eastAsiaTheme="minorEastAsia" w:hAnsi="Times New Roman" w:cs="Times New Roman"/>
          <w:iCs/>
          <w:color w:val="242729"/>
          <w:sz w:val="24"/>
          <w:szCs w:val="24"/>
          <w:shd w:val="clear" w:color="auto" w:fill="FFFFFF"/>
        </w:rPr>
        <w:t xml:space="preserve">. </w:t>
      </w:r>
      <w:r w:rsidR="00000F4E" w:rsidRPr="00DA405F">
        <w:rPr>
          <w:rFonts w:ascii="Times New Roman" w:hAnsi="Times New Roman" w:cs="Times New Roman"/>
          <w:sz w:val="24"/>
          <w:szCs w:val="24"/>
        </w:rPr>
        <w:t>If the</w:t>
      </w:r>
      <w:r w:rsidR="009A3945" w:rsidRPr="00DA405F">
        <w:rPr>
          <w:rFonts w:ascii="Times New Roman" w:hAnsi="Times New Roman" w:cs="Times New Roman"/>
          <w:sz w:val="24"/>
          <w:szCs w:val="24"/>
        </w:rPr>
        <w:t xml:space="preserve"> first three axioms of this Expected Utility Theory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 xml:space="preserve">ompleteness, </w:t>
      </w:r>
      <w:r w:rsidR="005C7827" w:rsidRPr="00DA405F">
        <w:rPr>
          <w:rFonts w:ascii="Times New Roman" w:hAnsi="Times New Roman" w:cs="Times New Roman"/>
          <w:sz w:val="24"/>
          <w:szCs w:val="24"/>
        </w:rPr>
        <w:t>t</w:t>
      </w:r>
      <w:r w:rsidR="009A3945" w:rsidRPr="00DA405F">
        <w:rPr>
          <w:rFonts w:ascii="Times New Roman" w:hAnsi="Times New Roman" w:cs="Times New Roman"/>
          <w:sz w:val="24"/>
          <w:szCs w:val="24"/>
        </w:rPr>
        <w:t xml:space="preserve">ransitivity, and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ontinuity) describe the shape of a utility function</w:t>
      </w:r>
      <w:r w:rsidR="005C7827" w:rsidRPr="00DA405F">
        <w:rPr>
          <w:rFonts w:ascii="Times New Roman" w:hAnsi="Times New Roman" w:cs="Times New Roman"/>
          <w:sz w:val="24"/>
          <w:szCs w:val="24"/>
        </w:rPr>
        <w:t xml:space="preserve">, the independence axiom states that preferences should be static. The order choices are presented in, or the addition of decoys to the presented choice should have no effect </w:t>
      </w:r>
      <w:r w:rsidR="003127E9">
        <w:rPr>
          <w:rFonts w:ascii="Times New Roman" w:hAnsi="Times New Roman" w:cs="Times New Roman"/>
          <w:sz w:val="24"/>
          <w:szCs w:val="24"/>
        </w:rPr>
        <w:t xml:space="preserve">on </w:t>
      </w:r>
      <w:r w:rsidR="005C7827" w:rsidRPr="00DA405F">
        <w:rPr>
          <w:rFonts w:ascii="Times New Roman" w:hAnsi="Times New Roman" w:cs="Times New Roman"/>
          <w:sz w:val="24"/>
          <w:szCs w:val="24"/>
        </w:rPr>
        <w:t>which is chosen.</w:t>
      </w:r>
    </w:p>
    <w:p w14:paraId="527C85BC" w14:textId="4386620A" w:rsidR="003160B4" w:rsidRPr="00DA405F" w:rsidRDefault="002D37BC">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Any economic decision-maker that satisfies these four axioms can be said to be </w:t>
      </w:r>
      <w:r w:rsidR="007413C6" w:rsidRPr="00DA405F">
        <w:rPr>
          <w:rFonts w:ascii="Times New Roman" w:eastAsiaTheme="minorEastAsia" w:hAnsi="Times New Roman" w:cs="Times New Roman"/>
          <w:iCs/>
          <w:color w:val="242729"/>
          <w:sz w:val="24"/>
          <w:szCs w:val="24"/>
          <w:shd w:val="clear" w:color="auto" w:fill="FFFFFF"/>
        </w:rPr>
        <w:t>making choices</w:t>
      </w:r>
      <w:r w:rsidRPr="00DA405F">
        <w:rPr>
          <w:rFonts w:ascii="Times New Roman" w:eastAsiaTheme="minorEastAsia" w:hAnsi="Times New Roman" w:cs="Times New Roman"/>
          <w:iCs/>
          <w:color w:val="242729"/>
          <w:sz w:val="24"/>
          <w:szCs w:val="24"/>
          <w:shd w:val="clear" w:color="auto" w:fill="FFFFFF"/>
        </w:rPr>
        <w:t xml:space="preserve"> </w:t>
      </w:r>
      <w:r w:rsidR="007413C6" w:rsidRPr="00DA405F">
        <w:rPr>
          <w:rFonts w:ascii="Times New Roman" w:eastAsiaTheme="minorEastAsia" w:hAnsi="Times New Roman" w:cs="Times New Roman"/>
          <w:iCs/>
          <w:color w:val="242729"/>
          <w:sz w:val="24"/>
          <w:szCs w:val="24"/>
          <w:shd w:val="clear" w:color="auto" w:fill="FFFFFF"/>
        </w:rPr>
        <w:t xml:space="preserve">as if they are trying to maximise their utility. </w:t>
      </w:r>
      <w:r w:rsidR="006A1692" w:rsidRPr="00DA405F">
        <w:rPr>
          <w:rFonts w:ascii="Times New Roman" w:eastAsiaTheme="minorEastAsia" w:hAnsi="Times New Roman" w:cs="Times New Roman"/>
          <w:iCs/>
          <w:color w:val="242729"/>
          <w:sz w:val="24"/>
          <w:szCs w:val="24"/>
          <w:shd w:val="clear" w:color="auto" w:fill="FFFFFF"/>
        </w:rPr>
        <w:t xml:space="preserve">Thus, the formalisation by von Neumann and Morgenstern allowed for measurement of an organisms utility from the binary </w:t>
      </w:r>
      <w:commentRangeStart w:id="13"/>
      <w:r w:rsidR="006A1692" w:rsidRPr="00DA405F">
        <w:rPr>
          <w:rFonts w:ascii="Times New Roman" w:eastAsiaTheme="minorEastAsia" w:hAnsi="Times New Roman" w:cs="Times New Roman"/>
          <w:iCs/>
          <w:color w:val="242729"/>
          <w:sz w:val="24"/>
          <w:szCs w:val="24"/>
          <w:shd w:val="clear" w:color="auto" w:fill="FFFFFF"/>
        </w:rPr>
        <w:t>choices</w:t>
      </w:r>
      <w:r w:rsidR="00B90F2D" w:rsidRPr="00CD3967">
        <w:rPr>
          <w:rStyle w:val="FootnoteReference"/>
        </w:rPr>
        <w:footnoteReference w:id="7"/>
      </w:r>
      <w:r w:rsidR="006A1692" w:rsidRPr="00DA405F">
        <w:rPr>
          <w:rFonts w:ascii="Times New Roman" w:eastAsiaTheme="minorEastAsia" w:hAnsi="Times New Roman" w:cs="Times New Roman"/>
          <w:iCs/>
          <w:color w:val="242729"/>
          <w:sz w:val="24"/>
          <w:szCs w:val="24"/>
          <w:shd w:val="clear" w:color="auto" w:fill="FFFFFF"/>
        </w:rPr>
        <w:t xml:space="preserve"> they </w:t>
      </w:r>
      <w:commentRangeEnd w:id="13"/>
      <w:r w:rsidR="00C44305">
        <w:rPr>
          <w:rStyle w:val="CommentReference"/>
        </w:rPr>
        <w:commentReference w:id="13"/>
      </w:r>
      <w:r w:rsidR="006A1692" w:rsidRPr="00DA405F">
        <w:rPr>
          <w:rFonts w:ascii="Times New Roman" w:eastAsiaTheme="minorEastAsia" w:hAnsi="Times New Roman" w:cs="Times New Roman"/>
          <w:iCs/>
          <w:color w:val="242729"/>
          <w:sz w:val="24"/>
          <w:szCs w:val="24"/>
          <w:shd w:val="clear" w:color="auto" w:fill="FFFFFF"/>
        </w:rPr>
        <w:t>make between bundles of goods with given probabilities</w:t>
      </w:r>
      <w:r w:rsidR="001D5852" w:rsidRPr="00DA405F">
        <w:rPr>
          <w:rFonts w:ascii="Times New Roman" w:eastAsiaTheme="minorEastAsia" w:hAnsi="Times New Roman" w:cs="Times New Roman"/>
          <w:iCs/>
          <w:color w:val="242729"/>
          <w:sz w:val="24"/>
          <w:szCs w:val="24"/>
          <w:shd w:val="clear" w:color="auto" w:fill="FFFFFF"/>
        </w:rPr>
        <w:t>, and underpins the last half of a century of research into both human</w:t>
      </w:r>
      <w:r w:rsidR="00F667DD" w:rsidRPr="00DA405F">
        <w:rPr>
          <w:rFonts w:ascii="Times New Roman" w:eastAsiaTheme="minorEastAsia" w:hAnsi="Times New Roman" w:cs="Times New Roman"/>
          <w:iCs/>
          <w:color w:val="242729"/>
          <w:sz w:val="24"/>
          <w:szCs w:val="24"/>
          <w:shd w:val="clear" w:color="auto" w:fill="FFFFFF"/>
        </w:rPr>
        <w:t xml:space="preserve"> </w:t>
      </w:r>
      <w:r w:rsidR="00F667DD" w:rsidRPr="00DA405F">
        <w:rPr>
          <w:rFonts w:ascii="Times New Roman" w:eastAsiaTheme="minorEastAsia" w:hAnsi="Times New Roman" w:cs="Times New Roman"/>
          <w:iCs/>
          <w:color w:val="242729"/>
          <w:sz w:val="24"/>
          <w:szCs w:val="24"/>
          <w:shd w:val="clear" w:color="auto" w:fill="FFFFFF"/>
        </w:rPr>
        <w:fldChar w:fldCharType="begin" w:fldLock="1"/>
      </w:r>
      <w:r w:rsidR="00F667DD" w:rsidRPr="00DA405F">
        <w:rPr>
          <w:rFonts w:ascii="Times New Roman" w:eastAsiaTheme="minorEastAsia" w:hAnsi="Times New Roman" w:cs="Times New Roman"/>
          <w:iCs/>
          <w:color w:val="242729"/>
          <w:sz w:val="24"/>
          <w:szCs w:val="24"/>
          <w:shd w:val="clear" w:color="auto" w:fill="FFFFFF"/>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F667DD" w:rsidRPr="00DA405F">
        <w:rPr>
          <w:rFonts w:ascii="Times New Roman" w:eastAsiaTheme="minorEastAsia" w:hAnsi="Times New Roman" w:cs="Times New Roman"/>
          <w:iCs/>
          <w:color w:val="242729"/>
          <w:sz w:val="24"/>
          <w:szCs w:val="24"/>
          <w:shd w:val="clear" w:color="auto" w:fill="FFFFFF"/>
        </w:rPr>
        <w:fldChar w:fldCharType="separate"/>
      </w:r>
      <w:r w:rsidR="00F667DD" w:rsidRPr="00DA405F">
        <w:rPr>
          <w:rFonts w:ascii="Times New Roman" w:eastAsiaTheme="minorEastAsia" w:hAnsi="Times New Roman" w:cs="Times New Roman"/>
          <w:iCs/>
          <w:noProof/>
          <w:color w:val="242729"/>
          <w:sz w:val="24"/>
          <w:szCs w:val="24"/>
          <w:shd w:val="clear" w:color="auto" w:fill="FFFFFF"/>
        </w:rPr>
        <w:t>(Mosteller &amp; Nogee, 1951)</w:t>
      </w:r>
      <w:r w:rsidR="00F667DD"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and animal</w:t>
      </w:r>
      <w:r w:rsidR="00F025E6" w:rsidRPr="00DA405F">
        <w:rPr>
          <w:rFonts w:ascii="Times New Roman" w:eastAsiaTheme="minorEastAsia" w:hAnsi="Times New Roman" w:cs="Times New Roman"/>
          <w:iCs/>
          <w:color w:val="242729"/>
          <w:sz w:val="24"/>
          <w:szCs w:val="24"/>
          <w:shd w:val="clear" w:color="auto" w:fill="FFFFFF"/>
        </w:rPr>
        <w:t xml:space="preserve"> </w:t>
      </w:r>
      <w:r w:rsidR="00F025E6" w:rsidRPr="00DA405F">
        <w:rPr>
          <w:rFonts w:ascii="Times New Roman" w:eastAsiaTheme="minorEastAsia" w:hAnsi="Times New Roman" w:cs="Times New Roman"/>
          <w:iCs/>
          <w:color w:val="242729"/>
          <w:sz w:val="24"/>
          <w:szCs w:val="24"/>
          <w:shd w:val="clear" w:color="auto" w:fill="FFFFFF"/>
        </w:rPr>
        <w:fldChar w:fldCharType="begin" w:fldLock="1"/>
      </w:r>
      <w:r w:rsidR="00664DCE">
        <w:rPr>
          <w:rFonts w:ascii="Times New Roman" w:eastAsiaTheme="minorEastAsia" w:hAnsi="Times New Roman" w:cs="Times New Roman"/>
          <w:iCs/>
          <w:color w:val="242729"/>
          <w:sz w:val="24"/>
          <w:szCs w:val="24"/>
          <w:shd w:val="clear" w:color="auto" w:fill="FFFFFF"/>
        </w:rPr>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Monkeys","type":"article-journal"},"uris":["http://www.mendeley.com/documents/?uuid=bef3edc0-3828-4b9c-8751-467a67638cc1"]},{"id":"ITEM-3","itemData":{"DOI":"10.1073/pnas.1602217113","ISSN":"10916490","PMID":"27402743","abstract":"Utility is the fundamental variable thought to underlie economic choices. In particular, utility functions are believed to reflect preferences toward risk, a key decision variable in many real-life situations. To assess the validity of utility representations, it is therefore important to examine risk preferences. In turn, this approach requires formal definitions of risk. A standard approach is to focus on the variance of reward distributions (variance-risk). In this study, we also examined a form of risk related to the skewness of reward distributions (skewness-risk). Thus, we tested the extent to which empirically derived utility functions predicted preferences for variance-risk and skewness-risk in macaques. The expected utilities calculated for various symmetrical and skewed gambles served to define formally the direction of stochastic dominance between gambles. In direct choices, the animals' preferences followed both second-order (variance) and third-order (skewness) stochastic dominance. Specifically, for gambles with different variance but identical expected values (EVs), the monkeys preferred high-variance gambles at low EVs and low-variance gambles at high EVs; in gambles with different skewness but identical EVs and variances, the animals preferred positively over symmetrical and negatively skewed gambles in a strongly transitive fashion. Thus, the utility functions predicted the animals' preferences for variance-risk and skewness-risk. Using these well-defined forms of risk, this study shows that monkeys' choices conform to the internal reward valuations suggested by their utility functions. This result implies a representation of utility in monkeys that accounts for both variance-risk and skewness-risk preferences.","author":[{"dropping-particle":"","family":"Genest","given":"Wilfried","non-dropping-particle":"","parse-names":false,"suffix":""},{"dropping-particle":"","family":"Stauffer","given":"William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America","id":"ITEM-3","issue":"30","issued":{"date-parts":[["2016"]]},"page":"8402-8407","title":"Utility functions predict variance and skewness risk preferences in monkeys","type":"article-journal","volume":"113"},"uris":["http://www.mendeley.com/documents/?uuid=459967bd-c3f9-4fdf-95c2-7c1b9e7efa8b"]}],"mendeley":{"formattedCitation":"(Ferrari-Toniolo et al., 2020; Genest et al., 2016; Pastor-Bernier et al., 2017)","plainTextFormattedCitation":"(Ferrari-Toniolo et al., 2020; Genest et al., 2016; Pastor-Bernier et al., 2017)","previouslyFormattedCitation":"(Ferrari-Toniolo et al., 2020; Genest et al., 2016; Pastor-Bernier et al., 2017)"},"properties":{"noteIndex":0},"schema":"https://github.com/citation-style-language/schema/raw/master/csl-citation.json"}</w:instrText>
      </w:r>
      <w:r w:rsidR="00F025E6" w:rsidRPr="00DA405F">
        <w:rPr>
          <w:rFonts w:ascii="Times New Roman" w:eastAsiaTheme="minorEastAsia" w:hAnsi="Times New Roman" w:cs="Times New Roman"/>
          <w:iCs/>
          <w:color w:val="242729"/>
          <w:sz w:val="24"/>
          <w:szCs w:val="24"/>
          <w:shd w:val="clear" w:color="auto" w:fill="FFFFFF"/>
        </w:rPr>
        <w:fldChar w:fldCharType="separate"/>
      </w:r>
      <w:r w:rsidR="00FA374C" w:rsidRPr="00FA374C">
        <w:rPr>
          <w:rFonts w:ascii="Times New Roman" w:eastAsiaTheme="minorEastAsia" w:hAnsi="Times New Roman" w:cs="Times New Roman"/>
          <w:iCs/>
          <w:noProof/>
          <w:color w:val="242729"/>
          <w:sz w:val="24"/>
          <w:szCs w:val="24"/>
          <w:shd w:val="clear" w:color="auto" w:fill="FFFFFF"/>
        </w:rPr>
        <w:t>(Ferrari-Toniolo et al., 2020; Genest et al., 2016; Pastor-Bernier et al., 2017)</w:t>
      </w:r>
      <w:r w:rsidR="00F025E6"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studies of economic decision-making. </w:t>
      </w:r>
      <w:r w:rsidR="00F667DD" w:rsidRPr="00DA405F">
        <w:rPr>
          <w:rFonts w:ascii="Times New Roman" w:eastAsiaTheme="minorEastAsia" w:hAnsi="Times New Roman" w:cs="Times New Roman"/>
          <w:iCs/>
          <w:color w:val="242729"/>
          <w:sz w:val="24"/>
          <w:szCs w:val="24"/>
          <w:shd w:val="clear" w:color="auto" w:fill="FFFFFF"/>
        </w:rPr>
        <w:t xml:space="preserve">Even as many violations of the four axioms have been discovered during this time </w:t>
      </w:r>
      <w:r w:rsidR="005818FB" w:rsidRPr="00DA405F">
        <w:rPr>
          <w:rFonts w:ascii="Times New Roman" w:eastAsiaTheme="minorEastAsia" w:hAnsi="Times New Roman" w:cs="Times New Roman"/>
          <w:iCs/>
          <w:color w:val="242729"/>
          <w:sz w:val="24"/>
          <w:szCs w:val="24"/>
          <w:shd w:val="clear" w:color="auto" w:fill="FFFFFF"/>
        </w:rPr>
        <w:t xml:space="preserve">(see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Allais, 1953</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{"citationItems":[{"id":"ITEM-1","itemData":{"author":[{"dropping-particle":"","family":"Ellsberg","given":"D","non-dropping-particle":"","parse-names":false,"suffix":""}],"container-title":"Quarterly Journal of Economics","id":"ITEM-1","issue":"4","issued":{"date-parts":[["1961"]]},"page":"643-669","title":"Risk, Ambiguity, and the Savage Axioms","type":"article-journal","volume":"75"},"uris":["http://www.mendeley.com/documents/?uuid=8bd017bd-f875-4e7b-be6d-2c6a275cf10a"]}],"mendeley":{"formattedCitation":"(Ellsberg, 1961)","manualFormatting":"Ellsberg, 1961","plainTextFormattedCitation":"(Ellsberg, 1961)","previouslyFormattedCitation":"(Ellsberg, 1961)"},"properties":{"noteIndex":0},"schema":"https://github.com/citation-style-language/schema/raw/master/csl-citation.json"}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Ellsberg, 1961</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two high profile violations,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2F206E" w:rsidRPr="00DA405F">
        <w:rPr>
          <w:rFonts w:ascii="Times New Roman" w:eastAsiaTheme="minorEastAsia" w:hAnsi="Times New Roman" w:cs="Times New Roman"/>
          <w:iCs/>
          <w:color w:val="242729"/>
          <w:sz w:val="24"/>
          <w:szCs w:val="24"/>
          <w:shd w:val="clear" w:color="auto" w:fill="FFFFFF"/>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Machina, 1987</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a more general review), Expected Utility Theory remains a </w:t>
      </w:r>
      <w:r w:rsidR="004323F4" w:rsidRPr="00DA405F">
        <w:rPr>
          <w:rFonts w:ascii="Times New Roman" w:eastAsiaTheme="minorEastAsia" w:hAnsi="Times New Roman" w:cs="Times New Roman"/>
          <w:iCs/>
          <w:color w:val="242729"/>
          <w:sz w:val="24"/>
          <w:szCs w:val="24"/>
          <w:shd w:val="clear" w:color="auto" w:fill="FFFFFF"/>
        </w:rPr>
        <w:t>cornerstone of research into economic decision-making</w:t>
      </w:r>
      <w:r w:rsidR="00186DE8" w:rsidRPr="00DA405F">
        <w:rPr>
          <w:rFonts w:ascii="Times New Roman" w:eastAsiaTheme="minorEastAsia" w:hAnsi="Times New Roman" w:cs="Times New Roman"/>
          <w:iCs/>
          <w:color w:val="242729"/>
          <w:sz w:val="24"/>
          <w:szCs w:val="24"/>
          <w:shd w:val="clear" w:color="auto" w:fill="FFFFFF"/>
        </w:rPr>
        <w:t xml:space="preserve"> and has been the driving theory behind the experimental paradigms employed in the literature</w:t>
      </w:r>
      <w:r w:rsidR="004323F4" w:rsidRPr="00DA405F">
        <w:rPr>
          <w:rFonts w:ascii="Times New Roman" w:eastAsiaTheme="minorEastAsia" w:hAnsi="Times New Roman" w:cs="Times New Roman"/>
          <w:iCs/>
          <w:color w:val="242729"/>
          <w:sz w:val="24"/>
          <w:szCs w:val="24"/>
          <w:shd w:val="clear" w:color="auto" w:fill="FFFFFF"/>
        </w:rPr>
        <w:t>.</w:t>
      </w:r>
      <w:r w:rsidR="00354931" w:rsidRPr="00DA405F">
        <w:rPr>
          <w:rFonts w:ascii="Times New Roman" w:eastAsiaTheme="minorEastAsia" w:hAnsi="Times New Roman" w:cs="Times New Roman"/>
          <w:iCs/>
          <w:color w:val="242729"/>
          <w:sz w:val="24"/>
          <w:szCs w:val="24"/>
          <w:shd w:val="clear" w:color="auto" w:fill="FFFFFF"/>
        </w:rPr>
        <w:t xml:space="preserve"> </w:t>
      </w:r>
      <w:r w:rsidR="00186DE8" w:rsidRPr="00DA405F">
        <w:rPr>
          <w:rFonts w:ascii="Times New Roman" w:eastAsiaTheme="minorEastAsia" w:hAnsi="Times New Roman" w:cs="Times New Roman"/>
          <w:iCs/>
          <w:color w:val="242729"/>
          <w:sz w:val="24"/>
          <w:szCs w:val="24"/>
          <w:shd w:val="clear" w:color="auto" w:fill="FFFFFF"/>
        </w:rPr>
        <w:t xml:space="preserve">For a more </w:t>
      </w:r>
      <w:r w:rsidR="003160B4" w:rsidRPr="00DA405F">
        <w:rPr>
          <w:rFonts w:ascii="Times New Roman" w:eastAsiaTheme="minorEastAsia" w:hAnsi="Times New Roman" w:cs="Times New Roman"/>
          <w:iCs/>
          <w:color w:val="242729"/>
          <w:sz w:val="24"/>
          <w:szCs w:val="24"/>
          <w:shd w:val="clear" w:color="auto" w:fill="FFFFFF"/>
        </w:rPr>
        <w:t>in-depth</w:t>
      </w:r>
      <w:r w:rsidR="00186DE8" w:rsidRPr="00DA405F">
        <w:rPr>
          <w:rFonts w:ascii="Times New Roman" w:eastAsiaTheme="minorEastAsia" w:hAnsi="Times New Roman" w:cs="Times New Roman"/>
          <w:iCs/>
          <w:color w:val="242729"/>
          <w:sz w:val="24"/>
          <w:szCs w:val="24"/>
          <w:shd w:val="clear" w:color="auto" w:fill="FFFFFF"/>
        </w:rPr>
        <w:t xml:space="preserve"> view of </w:t>
      </w:r>
      <w:r w:rsidR="003160B4" w:rsidRPr="00DA405F">
        <w:rPr>
          <w:rFonts w:ascii="Times New Roman" w:eastAsiaTheme="minorEastAsia" w:hAnsi="Times New Roman" w:cs="Times New Roman"/>
          <w:iCs/>
          <w:color w:val="242729"/>
          <w:sz w:val="24"/>
          <w:szCs w:val="24"/>
          <w:shd w:val="clear" w:color="auto" w:fill="FFFFFF"/>
        </w:rPr>
        <w:t>its</w:t>
      </w:r>
      <w:r w:rsidR="00186DE8" w:rsidRPr="00DA405F">
        <w:rPr>
          <w:rFonts w:ascii="Times New Roman" w:eastAsiaTheme="minorEastAsia" w:hAnsi="Times New Roman" w:cs="Times New Roman"/>
          <w:iCs/>
          <w:color w:val="242729"/>
          <w:sz w:val="24"/>
          <w:szCs w:val="24"/>
          <w:shd w:val="clear" w:color="auto" w:fill="FFFFFF"/>
        </w:rPr>
        <w:t xml:space="preserve"> limitations and the development of more descriptive models in the past 50 years, see appendix </w:t>
      </w:r>
      <w:r w:rsidR="00E6351A">
        <w:rPr>
          <w:rFonts w:ascii="Times New Roman" w:eastAsiaTheme="minorEastAsia" w:hAnsi="Times New Roman" w:cs="Times New Roman"/>
          <w:iCs/>
          <w:color w:val="242729"/>
          <w:sz w:val="24"/>
          <w:szCs w:val="24"/>
          <w:shd w:val="clear" w:color="auto" w:fill="FFFFFF"/>
        </w:rPr>
        <w:t>1.</w:t>
      </w:r>
      <w:r w:rsidR="007852F2">
        <w:rPr>
          <w:rFonts w:ascii="Times New Roman" w:eastAsiaTheme="minorEastAsia" w:hAnsi="Times New Roman" w:cs="Times New Roman"/>
          <w:iCs/>
          <w:color w:val="242729"/>
          <w:sz w:val="24"/>
          <w:szCs w:val="24"/>
          <w:shd w:val="clear" w:color="auto" w:fill="FFFFFF"/>
        </w:rPr>
        <w:t>1</w:t>
      </w:r>
      <w:r w:rsidR="00186DE8" w:rsidRPr="00DA405F">
        <w:rPr>
          <w:rFonts w:ascii="Times New Roman" w:eastAsiaTheme="minorEastAsia" w:hAnsi="Times New Roman" w:cs="Times New Roman"/>
          <w:iCs/>
          <w:color w:val="242729"/>
          <w:sz w:val="24"/>
          <w:szCs w:val="24"/>
          <w:shd w:val="clear" w:color="auto" w:fill="FFFFFF"/>
        </w:rPr>
        <w:t>.</w:t>
      </w:r>
    </w:p>
    <w:p w14:paraId="7B993BFE" w14:textId="24D462C0" w:rsidR="005818FB" w:rsidRPr="00DA405F" w:rsidRDefault="00156668">
      <w:pPr>
        <w:rPr>
          <w:rFonts w:ascii="Times New Roman" w:eastAsiaTheme="minorEastAsia" w:hAnsi="Times New Roman" w:cs="Times New Roman"/>
          <w:b/>
          <w:bCs/>
          <w:iCs/>
          <w:color w:val="242729"/>
          <w:sz w:val="24"/>
          <w:szCs w:val="24"/>
          <w:shd w:val="clear" w:color="auto" w:fill="FFFFFF"/>
        </w:rPr>
      </w:pPr>
      <w:proofErr w:type="spellStart"/>
      <w:r w:rsidRPr="00DA405F">
        <w:rPr>
          <w:rFonts w:ascii="Times New Roman" w:eastAsiaTheme="minorEastAsia" w:hAnsi="Times New Roman" w:cs="Times New Roman"/>
          <w:b/>
          <w:bCs/>
          <w:iCs/>
          <w:color w:val="242729"/>
          <w:sz w:val="24"/>
          <w:szCs w:val="24"/>
          <w:shd w:val="clear" w:color="auto" w:fill="FFFFFF"/>
        </w:rPr>
        <w:lastRenderedPageBreak/>
        <w:t>Hedonimetry</w:t>
      </w:r>
      <w:proofErr w:type="spellEnd"/>
      <w:r w:rsidRPr="00DA405F">
        <w:rPr>
          <w:rFonts w:ascii="Times New Roman" w:eastAsiaTheme="minorEastAsia" w:hAnsi="Times New Roman" w:cs="Times New Roman"/>
          <w:b/>
          <w:bCs/>
          <w:iCs/>
          <w:color w:val="242729"/>
          <w:sz w:val="24"/>
          <w:szCs w:val="24"/>
          <w:shd w:val="clear" w:color="auto" w:fill="FFFFFF"/>
        </w:rPr>
        <w:t xml:space="preserve"> and the brain</w:t>
      </w:r>
    </w:p>
    <w:p w14:paraId="5F0BB2C7" w14:textId="7BACCE3F" w:rsidR="00F667DD" w:rsidRPr="00DA405F" w:rsidRDefault="006725C6">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If behavioural science tells us that animals act </w:t>
      </w:r>
      <w:r w:rsidRPr="0007718B">
        <w:rPr>
          <w:rFonts w:ascii="Times New Roman" w:eastAsiaTheme="minorEastAsia" w:hAnsi="Times New Roman" w:cs="Times New Roman"/>
          <w:i/>
          <w:color w:val="242729"/>
          <w:sz w:val="24"/>
          <w:szCs w:val="24"/>
          <w:shd w:val="clear" w:color="auto" w:fill="FFFFFF"/>
        </w:rPr>
        <w:t>as if</w:t>
      </w:r>
      <w:r w:rsidRPr="00DA405F">
        <w:rPr>
          <w:rFonts w:ascii="Times New Roman" w:eastAsiaTheme="minorEastAsia" w:hAnsi="Times New Roman" w:cs="Times New Roman"/>
          <w:iCs/>
          <w:color w:val="242729"/>
          <w:sz w:val="24"/>
          <w:szCs w:val="24"/>
          <w:shd w:val="clear" w:color="auto" w:fill="FFFFFF"/>
        </w:rPr>
        <w:t xml:space="preserve"> they are maximising the utility they receive, </w:t>
      </w:r>
      <w:r w:rsidR="00870656" w:rsidRPr="00DA405F">
        <w:rPr>
          <w:rFonts w:ascii="Times New Roman" w:eastAsiaTheme="minorEastAsia" w:hAnsi="Times New Roman" w:cs="Times New Roman"/>
          <w:iCs/>
          <w:color w:val="242729"/>
          <w:sz w:val="24"/>
          <w:szCs w:val="24"/>
          <w:shd w:val="clear" w:color="auto" w:fill="FFFFFF"/>
        </w:rPr>
        <w:t xml:space="preserve">it is not unreasonable to suggest that a function of the brain is to track the utility of offered choices. </w:t>
      </w:r>
      <w:r w:rsidR="00226089" w:rsidRPr="00DA405F">
        <w:rPr>
          <w:rFonts w:ascii="Times New Roman" w:eastAsiaTheme="minorEastAsia" w:hAnsi="Times New Roman" w:cs="Times New Roman"/>
          <w:iCs/>
          <w:color w:val="242729"/>
          <w:sz w:val="24"/>
          <w:szCs w:val="24"/>
          <w:shd w:val="clear" w:color="auto" w:fill="FFFFFF"/>
        </w:rPr>
        <w:t>If such a</w:t>
      </w:r>
      <w:r w:rsidR="00D71E77" w:rsidRPr="00DA405F">
        <w:rPr>
          <w:rFonts w:ascii="Times New Roman" w:eastAsiaTheme="minorEastAsia" w:hAnsi="Times New Roman" w:cs="Times New Roman"/>
          <w:iCs/>
          <w:color w:val="242729"/>
          <w:sz w:val="24"/>
          <w:szCs w:val="24"/>
          <w:shd w:val="clear" w:color="auto" w:fill="FFFFFF"/>
        </w:rPr>
        <w:t xml:space="preserve"> collection </w:t>
      </w:r>
      <w:r w:rsidR="0091061B" w:rsidRPr="00DA405F">
        <w:rPr>
          <w:rFonts w:ascii="Times New Roman" w:eastAsiaTheme="minorEastAsia" w:hAnsi="Times New Roman" w:cs="Times New Roman"/>
          <w:iCs/>
          <w:color w:val="242729"/>
          <w:sz w:val="24"/>
          <w:szCs w:val="24"/>
          <w:shd w:val="clear" w:color="auto" w:fill="FFFFFF"/>
        </w:rPr>
        <w:t xml:space="preserve">(or collections) </w:t>
      </w:r>
      <w:r w:rsidR="00D71E77" w:rsidRPr="00DA405F">
        <w:rPr>
          <w:rFonts w:ascii="Times New Roman" w:eastAsiaTheme="minorEastAsia" w:hAnsi="Times New Roman" w:cs="Times New Roman"/>
          <w:iCs/>
          <w:color w:val="242729"/>
          <w:sz w:val="24"/>
          <w:szCs w:val="24"/>
          <w:shd w:val="clear" w:color="auto" w:fill="FFFFFF"/>
        </w:rPr>
        <w:t>of cells</w:t>
      </w:r>
      <w:r w:rsidR="00AD314F" w:rsidRPr="00DA405F">
        <w:rPr>
          <w:rFonts w:ascii="Times New Roman" w:eastAsiaTheme="minorEastAsia" w:hAnsi="Times New Roman" w:cs="Times New Roman"/>
          <w:iCs/>
          <w:color w:val="242729"/>
          <w:sz w:val="24"/>
          <w:szCs w:val="24"/>
          <w:shd w:val="clear" w:color="auto" w:fill="FFFFFF"/>
        </w:rPr>
        <w:t xml:space="preserve"> that encoded a common currency of utility across choice domains</w:t>
      </w:r>
      <w:r w:rsidR="00226089" w:rsidRPr="00DA405F">
        <w:rPr>
          <w:rFonts w:ascii="Times New Roman" w:eastAsiaTheme="minorEastAsia" w:hAnsi="Times New Roman" w:cs="Times New Roman"/>
          <w:iCs/>
          <w:color w:val="242729"/>
          <w:sz w:val="24"/>
          <w:szCs w:val="24"/>
          <w:shd w:val="clear" w:color="auto" w:fill="FFFFFF"/>
        </w:rPr>
        <w:t xml:space="preserve"> could be identified and</w:t>
      </w:r>
      <w:r w:rsidR="00AD314F" w:rsidRPr="00DA405F">
        <w:rPr>
          <w:rFonts w:ascii="Times New Roman" w:eastAsiaTheme="minorEastAsia" w:hAnsi="Times New Roman" w:cs="Times New Roman"/>
          <w:iCs/>
          <w:color w:val="242729"/>
          <w:sz w:val="24"/>
          <w:szCs w:val="24"/>
          <w:shd w:val="clear" w:color="auto" w:fill="FFFFFF"/>
        </w:rPr>
        <w:t xml:space="preserve"> their activity deciphered</w:t>
      </w:r>
      <w:r w:rsidR="00226089" w:rsidRPr="00DA405F">
        <w:rPr>
          <w:rFonts w:ascii="Times New Roman" w:eastAsiaTheme="minorEastAsia" w:hAnsi="Times New Roman" w:cs="Times New Roman"/>
          <w:iCs/>
          <w:color w:val="242729"/>
          <w:sz w:val="24"/>
          <w:szCs w:val="24"/>
          <w:shd w:val="clear" w:color="auto" w:fill="FFFFFF"/>
        </w:rPr>
        <w:t xml:space="preserve">, </w:t>
      </w:r>
      <w:r w:rsidR="00036EAC" w:rsidRPr="00DA405F">
        <w:rPr>
          <w:rFonts w:ascii="Times New Roman" w:eastAsiaTheme="minorEastAsia" w:hAnsi="Times New Roman" w:cs="Times New Roman"/>
          <w:iCs/>
          <w:color w:val="242729"/>
          <w:sz w:val="24"/>
          <w:szCs w:val="24"/>
          <w:shd w:val="clear" w:color="auto" w:fill="FFFFFF"/>
        </w:rPr>
        <w:t>it might</w:t>
      </w:r>
      <w:r w:rsidR="00226089" w:rsidRPr="00DA405F">
        <w:rPr>
          <w:rFonts w:ascii="Times New Roman" w:eastAsiaTheme="minorEastAsia" w:hAnsi="Times New Roman" w:cs="Times New Roman"/>
          <w:iCs/>
          <w:color w:val="242729"/>
          <w:sz w:val="24"/>
          <w:szCs w:val="24"/>
          <w:shd w:val="clear" w:color="auto" w:fill="FFFFFF"/>
        </w:rPr>
        <w:t xml:space="preserve"> prove possible to realise Edgeworth’s dream of a </w:t>
      </w:r>
      <w:proofErr w:type="spellStart"/>
      <w:r w:rsidR="00226089" w:rsidRPr="00DA405F">
        <w:rPr>
          <w:rFonts w:ascii="Times New Roman" w:eastAsiaTheme="minorEastAsia" w:hAnsi="Times New Roman" w:cs="Times New Roman"/>
          <w:iCs/>
          <w:color w:val="242729"/>
          <w:sz w:val="24"/>
          <w:szCs w:val="24"/>
          <w:shd w:val="clear" w:color="auto" w:fill="FFFFFF"/>
        </w:rPr>
        <w:t>hedonimeter</w:t>
      </w:r>
      <w:proofErr w:type="spellEnd"/>
      <w:r w:rsidR="00226089" w:rsidRPr="00DA405F">
        <w:rPr>
          <w:rFonts w:ascii="Times New Roman" w:eastAsiaTheme="minorEastAsia" w:hAnsi="Times New Roman" w:cs="Times New Roman"/>
          <w:iCs/>
          <w:color w:val="242729"/>
          <w:sz w:val="24"/>
          <w:szCs w:val="24"/>
          <w:shd w:val="clear" w:color="auto" w:fill="FFFFFF"/>
        </w:rPr>
        <w:t xml:space="preserve"> to fully measure the utility</w:t>
      </w:r>
      <w:r w:rsidR="005E5032" w:rsidRPr="00DA405F">
        <w:rPr>
          <w:rFonts w:ascii="Times New Roman" w:eastAsiaTheme="minorEastAsia" w:hAnsi="Times New Roman" w:cs="Times New Roman"/>
          <w:iCs/>
          <w:color w:val="242729"/>
          <w:sz w:val="24"/>
          <w:szCs w:val="24"/>
          <w:shd w:val="clear" w:color="auto" w:fill="FFFFFF"/>
        </w:rPr>
        <w:t xml:space="preserve"> function</w:t>
      </w:r>
      <w:r w:rsidR="00226089" w:rsidRPr="00DA405F">
        <w:rPr>
          <w:rFonts w:ascii="Times New Roman" w:eastAsiaTheme="minorEastAsia" w:hAnsi="Times New Roman" w:cs="Times New Roman"/>
          <w:iCs/>
          <w:color w:val="242729"/>
          <w:sz w:val="24"/>
          <w:szCs w:val="24"/>
          <w:shd w:val="clear" w:color="auto" w:fill="FFFFFF"/>
        </w:rPr>
        <w:t xml:space="preserve"> of any decision</w:t>
      </w:r>
      <w:r w:rsidR="00AD314F" w:rsidRPr="00DA405F">
        <w:rPr>
          <w:rFonts w:ascii="Times New Roman" w:eastAsiaTheme="minorEastAsia" w:hAnsi="Times New Roman" w:cs="Times New Roman"/>
          <w:iCs/>
          <w:color w:val="242729"/>
          <w:sz w:val="24"/>
          <w:szCs w:val="24"/>
          <w:shd w:val="clear" w:color="auto" w:fill="FFFFFF"/>
        </w:rPr>
        <w:t xml:space="preserve">. </w:t>
      </w:r>
      <w:r w:rsidR="00776F5B" w:rsidRPr="00DA405F">
        <w:rPr>
          <w:rFonts w:ascii="Times New Roman" w:eastAsiaTheme="minorEastAsia" w:hAnsi="Times New Roman" w:cs="Times New Roman"/>
          <w:iCs/>
          <w:color w:val="242729"/>
          <w:sz w:val="24"/>
          <w:szCs w:val="24"/>
          <w:shd w:val="clear" w:color="auto" w:fill="FFFFFF"/>
        </w:rPr>
        <w:t xml:space="preserve">With full </w:t>
      </w:r>
      <w:r w:rsidR="00C511B8" w:rsidRPr="00DA405F">
        <w:rPr>
          <w:rFonts w:ascii="Times New Roman" w:eastAsiaTheme="minorEastAsia" w:hAnsi="Times New Roman" w:cs="Times New Roman"/>
          <w:iCs/>
          <w:color w:val="242729"/>
          <w:sz w:val="24"/>
          <w:szCs w:val="24"/>
          <w:shd w:val="clear" w:color="auto" w:fill="FFFFFF"/>
        </w:rPr>
        <w:t>measurement and knowledge</w:t>
      </w:r>
      <w:r w:rsidR="00776F5B" w:rsidRPr="00DA405F">
        <w:rPr>
          <w:rFonts w:ascii="Times New Roman" w:eastAsiaTheme="minorEastAsia" w:hAnsi="Times New Roman" w:cs="Times New Roman"/>
          <w:iCs/>
          <w:color w:val="242729"/>
          <w:sz w:val="24"/>
          <w:szCs w:val="24"/>
          <w:shd w:val="clear" w:color="auto" w:fill="FFFFFF"/>
        </w:rPr>
        <w:t xml:space="preserve"> of the utility signal in the brain</w:t>
      </w:r>
      <w:r w:rsidR="00AD314F" w:rsidRPr="00DA405F">
        <w:rPr>
          <w:rFonts w:ascii="Times New Roman" w:eastAsiaTheme="minorEastAsia" w:hAnsi="Times New Roman" w:cs="Times New Roman"/>
          <w:iCs/>
          <w:color w:val="242729"/>
          <w:sz w:val="24"/>
          <w:szCs w:val="24"/>
          <w:shd w:val="clear" w:color="auto" w:fill="FFFFFF"/>
        </w:rPr>
        <w:t xml:space="preserve">, the behavioural science fantasy of </w:t>
      </w:r>
      <w:r w:rsidR="005E5032" w:rsidRPr="00DA405F">
        <w:rPr>
          <w:rFonts w:ascii="Times New Roman" w:eastAsiaTheme="minorEastAsia" w:hAnsi="Times New Roman" w:cs="Times New Roman"/>
          <w:iCs/>
          <w:color w:val="242729"/>
          <w:sz w:val="24"/>
          <w:szCs w:val="24"/>
          <w:shd w:val="clear" w:color="auto" w:fill="FFFFFF"/>
        </w:rPr>
        <w:t>predict</w:t>
      </w:r>
      <w:r w:rsidR="00AD314F" w:rsidRPr="00DA405F">
        <w:rPr>
          <w:rFonts w:ascii="Times New Roman" w:eastAsiaTheme="minorEastAsia" w:hAnsi="Times New Roman" w:cs="Times New Roman"/>
          <w:iCs/>
          <w:color w:val="242729"/>
          <w:sz w:val="24"/>
          <w:szCs w:val="24"/>
          <w:shd w:val="clear" w:color="auto" w:fill="FFFFFF"/>
        </w:rPr>
        <w:t>ing</w:t>
      </w:r>
      <w:r w:rsidR="005E5032" w:rsidRPr="00DA405F">
        <w:rPr>
          <w:rFonts w:ascii="Times New Roman" w:eastAsiaTheme="minorEastAsia" w:hAnsi="Times New Roman" w:cs="Times New Roman"/>
          <w:iCs/>
          <w:color w:val="242729"/>
          <w:sz w:val="24"/>
          <w:szCs w:val="24"/>
          <w:shd w:val="clear" w:color="auto" w:fill="FFFFFF"/>
        </w:rPr>
        <w:t xml:space="preserve"> </w:t>
      </w:r>
      <w:r w:rsidR="00AD314F" w:rsidRPr="00DA405F">
        <w:rPr>
          <w:rFonts w:ascii="Times New Roman" w:eastAsiaTheme="minorEastAsia" w:hAnsi="Times New Roman" w:cs="Times New Roman"/>
          <w:iCs/>
          <w:color w:val="242729"/>
          <w:sz w:val="24"/>
          <w:szCs w:val="24"/>
          <w:shd w:val="clear" w:color="auto" w:fill="FFFFFF"/>
        </w:rPr>
        <w:t>any subject’s</w:t>
      </w:r>
      <w:r w:rsidR="005E5032" w:rsidRPr="00DA405F">
        <w:rPr>
          <w:rFonts w:ascii="Times New Roman" w:eastAsiaTheme="minorEastAsia" w:hAnsi="Times New Roman" w:cs="Times New Roman"/>
          <w:iCs/>
          <w:color w:val="242729"/>
          <w:sz w:val="24"/>
          <w:szCs w:val="24"/>
          <w:shd w:val="clear" w:color="auto" w:fill="FFFFFF"/>
        </w:rPr>
        <w:t xml:space="preserve"> choices from any offered sets of options</w:t>
      </w:r>
      <w:r w:rsidR="00AD314F" w:rsidRPr="00DA405F">
        <w:rPr>
          <w:rFonts w:ascii="Times New Roman" w:eastAsiaTheme="minorEastAsia" w:hAnsi="Times New Roman" w:cs="Times New Roman"/>
          <w:iCs/>
          <w:color w:val="242729"/>
          <w:sz w:val="24"/>
          <w:szCs w:val="24"/>
          <w:shd w:val="clear" w:color="auto" w:fill="FFFFFF"/>
        </w:rPr>
        <w:t xml:space="preserve"> would be achieved</w:t>
      </w:r>
      <w:r w:rsidR="005E5032" w:rsidRPr="00DA405F">
        <w:rPr>
          <w:rFonts w:ascii="Times New Roman" w:eastAsiaTheme="minorEastAsia" w:hAnsi="Times New Roman" w:cs="Times New Roman"/>
          <w:iCs/>
          <w:color w:val="242729"/>
          <w:sz w:val="24"/>
          <w:szCs w:val="24"/>
          <w:shd w:val="clear" w:color="auto" w:fill="FFFFFF"/>
        </w:rPr>
        <w:t>.</w:t>
      </w:r>
    </w:p>
    <w:p w14:paraId="7BF93B82" w14:textId="7E4322D1" w:rsidR="0091061B" w:rsidRPr="00DA405F" w:rsidRDefault="0091061B">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first evidence </w:t>
      </w:r>
      <w:r w:rsidR="002F206E" w:rsidRPr="00DA405F">
        <w:rPr>
          <w:rFonts w:ascii="Times New Roman" w:eastAsiaTheme="minorEastAsia" w:hAnsi="Times New Roman" w:cs="Times New Roman"/>
          <w:iCs/>
          <w:color w:val="242729"/>
          <w:sz w:val="24"/>
          <w:szCs w:val="24"/>
          <w:shd w:val="clear" w:color="auto" w:fill="FFFFFF"/>
        </w:rPr>
        <w:t xml:space="preserve">that such a population might exist came from studies of rats that would repeatedly self-stimulate via a lever connected to an </w:t>
      </w:r>
      <w:r w:rsidR="00C652DC" w:rsidRPr="00DA405F">
        <w:rPr>
          <w:rFonts w:ascii="Times New Roman" w:eastAsiaTheme="minorEastAsia" w:hAnsi="Times New Roman" w:cs="Times New Roman"/>
          <w:iCs/>
          <w:color w:val="242729"/>
          <w:sz w:val="24"/>
          <w:szCs w:val="24"/>
          <w:shd w:val="clear" w:color="auto" w:fill="FFFFFF"/>
        </w:rPr>
        <w:t>electrode implanted in the basal forebrain</w:t>
      </w:r>
      <w:r w:rsidR="002F206E" w:rsidRPr="00DA405F">
        <w:rPr>
          <w:rFonts w:ascii="Times New Roman" w:eastAsiaTheme="minorEastAsia" w:hAnsi="Times New Roman" w:cs="Times New Roman"/>
          <w:iCs/>
          <w:color w:val="242729"/>
          <w:sz w:val="24"/>
          <w:szCs w:val="24"/>
          <w:shd w:val="clear" w:color="auto" w:fill="FFFFFF"/>
        </w:rPr>
        <w:t xml:space="preserve"> </w:t>
      </w:r>
      <w:r w:rsidR="002F206E" w:rsidRPr="00DA405F">
        <w:rPr>
          <w:rFonts w:ascii="Times New Roman" w:eastAsiaTheme="minorEastAsia" w:hAnsi="Times New Roman" w:cs="Times New Roman"/>
          <w:iCs/>
          <w:color w:val="242729"/>
          <w:sz w:val="24"/>
          <w:szCs w:val="24"/>
          <w:shd w:val="clear" w:color="auto" w:fill="FFFFFF"/>
        </w:rPr>
        <w:fldChar w:fldCharType="begin" w:fldLock="1"/>
      </w:r>
      <w:r w:rsidR="000D07E7" w:rsidRPr="00DA405F">
        <w:rPr>
          <w:rFonts w:ascii="Times New Roman" w:eastAsiaTheme="minorEastAsia" w:hAnsi="Times New Roman" w:cs="Times New Roman"/>
          <w:iCs/>
          <w:color w:val="242729"/>
          <w:sz w:val="24"/>
          <w:szCs w:val="24"/>
          <w:shd w:val="clear" w:color="auto" w:fill="FFFFFF"/>
        </w:rPr>
        <w:instrText>ADDIN CSL_CITATION {"citationItems":[{"id":"ITEM-1","itemData":{"DOI":"10.1037/h0058775","ISSN":"00219940","PMID":"13233369","abstract":"After implantation of electrodes at various points in the brains of rats, the animals were placed in a Skinner box, arranged in such a manner that they could stimulate themselves by pressing the lever. The results indicate that various places exist in the brain \"where electrical stimulation is rewarding in the sense that the experimental animal will stimulate itself in these places frequently and regularly for long periods of time if permitted to do so.\" The reward phenomenon appears most reliably when the electrodes are placed in the septal region, where an extreme degree of control was observed. (PsycINFO Database Record (c) 2006 APA, all rights reserved). © 1954 American Psychological Association.","author":[{"dropping-particle":"","family":"Olds","given":"James","non-dropping-particle":"","parse-names":false,"suffix":""},{"dropping-particle":"","family":"Milner","given":"Peter","non-dropping-particle":"","parse-names":false,"suffix":""}],"container-title":"Journal of Comparative and Physiological Psychology","id":"ITEM-1","issue":"6","issued":{"date-parts":[["1954"]]},"page":"419-427","title":"Positive Reinforcement Produced By Electrical Stimulation of Septal Area and Other Regions of Rat Brain","type":"article-journal","volume":"47"},"uris":["http://www.mendeley.com/documents/?uuid=512945cc-3a88-4b62-9234-4ff78c373bb3"]}],"mendeley":{"formattedCitation":"(Olds &amp; Milner, 1954)","plainTextFormattedCitation":"(Olds &amp; Milner, 1954)","previouslyFormattedCitation":"(Olds &amp; Milner, 1954)"},"properties":{"noteIndex":0},"schema":"https://github.com/citation-style-language/schema/raw/master/csl-citation.json"}</w:instrText>
      </w:r>
      <w:r w:rsidR="002F206E" w:rsidRPr="00DA405F">
        <w:rPr>
          <w:rFonts w:ascii="Times New Roman" w:eastAsiaTheme="minorEastAsia" w:hAnsi="Times New Roman" w:cs="Times New Roman"/>
          <w:iCs/>
          <w:color w:val="242729"/>
          <w:sz w:val="24"/>
          <w:szCs w:val="24"/>
          <w:shd w:val="clear" w:color="auto" w:fill="FFFFFF"/>
        </w:rPr>
        <w:fldChar w:fldCharType="separate"/>
      </w:r>
      <w:r w:rsidR="002F206E" w:rsidRPr="00DA405F">
        <w:rPr>
          <w:rFonts w:ascii="Times New Roman" w:eastAsiaTheme="minorEastAsia" w:hAnsi="Times New Roman" w:cs="Times New Roman"/>
          <w:iCs/>
          <w:noProof/>
          <w:color w:val="242729"/>
          <w:sz w:val="24"/>
          <w:szCs w:val="24"/>
          <w:shd w:val="clear" w:color="auto" w:fill="FFFFFF"/>
        </w:rPr>
        <w:t>(Olds &amp; Milner, 1954)</w:t>
      </w:r>
      <w:r w:rsidR="002F206E" w:rsidRPr="00DA405F">
        <w:rPr>
          <w:rFonts w:ascii="Times New Roman" w:eastAsiaTheme="minorEastAsia" w:hAnsi="Times New Roman" w:cs="Times New Roman"/>
          <w:iCs/>
          <w:color w:val="242729"/>
          <w:sz w:val="24"/>
          <w:szCs w:val="24"/>
          <w:shd w:val="clear" w:color="auto" w:fill="FFFFFF"/>
        </w:rPr>
        <w:fldChar w:fldCharType="end"/>
      </w:r>
      <w:r w:rsidR="002F206E" w:rsidRPr="00DA405F">
        <w:rPr>
          <w:rFonts w:ascii="Times New Roman" w:eastAsiaTheme="minorEastAsia" w:hAnsi="Times New Roman" w:cs="Times New Roman"/>
          <w:iCs/>
          <w:color w:val="242729"/>
          <w:sz w:val="24"/>
          <w:szCs w:val="24"/>
          <w:shd w:val="clear" w:color="auto" w:fill="FFFFFF"/>
        </w:rPr>
        <w:t xml:space="preserve">. There is nothing </w:t>
      </w:r>
      <w:r w:rsidR="005841F9" w:rsidRPr="00DA405F">
        <w:rPr>
          <w:rFonts w:ascii="Times New Roman" w:eastAsiaTheme="minorEastAsia" w:hAnsi="Times New Roman" w:cs="Times New Roman"/>
          <w:iCs/>
          <w:color w:val="242729"/>
          <w:sz w:val="24"/>
          <w:szCs w:val="24"/>
          <w:shd w:val="clear" w:color="auto" w:fill="FFFFFF"/>
        </w:rPr>
        <w:t>intrinsic to any</w:t>
      </w:r>
      <w:r w:rsidR="002F206E" w:rsidRPr="00DA405F">
        <w:rPr>
          <w:rFonts w:ascii="Times New Roman" w:eastAsiaTheme="minorEastAsia" w:hAnsi="Times New Roman" w:cs="Times New Roman"/>
          <w:iCs/>
          <w:color w:val="242729"/>
          <w:sz w:val="24"/>
          <w:szCs w:val="24"/>
          <w:shd w:val="clear" w:color="auto" w:fill="FFFFFF"/>
        </w:rPr>
        <w:t xml:space="preserve"> physical object that is </w:t>
      </w:r>
      <w:r w:rsidR="00EA20F6" w:rsidRPr="00DA405F">
        <w:rPr>
          <w:rFonts w:ascii="Times New Roman" w:eastAsiaTheme="minorEastAsia" w:hAnsi="Times New Roman" w:cs="Times New Roman"/>
          <w:iCs/>
          <w:color w:val="242729"/>
          <w:sz w:val="24"/>
          <w:szCs w:val="24"/>
          <w:shd w:val="clear" w:color="auto" w:fill="FFFFFF"/>
        </w:rPr>
        <w:t>‘rewarding’</w:t>
      </w:r>
      <w:r w:rsidR="003C55BF" w:rsidRPr="00DA405F">
        <w:rPr>
          <w:rFonts w:ascii="Times New Roman" w:eastAsiaTheme="minorEastAsia" w:hAnsi="Times New Roman" w:cs="Times New Roman"/>
          <w:iCs/>
          <w:color w:val="242729"/>
          <w:sz w:val="24"/>
          <w:szCs w:val="24"/>
          <w:shd w:val="clear" w:color="auto" w:fill="FFFFFF"/>
        </w:rPr>
        <w:t>;</w:t>
      </w:r>
      <w:r w:rsidR="002F206E" w:rsidRPr="00DA405F">
        <w:rPr>
          <w:rFonts w:ascii="Times New Roman" w:eastAsiaTheme="minorEastAsia" w:hAnsi="Times New Roman" w:cs="Times New Roman"/>
          <w:iCs/>
          <w:color w:val="242729"/>
          <w:sz w:val="24"/>
          <w:szCs w:val="24"/>
          <w:shd w:val="clear" w:color="auto" w:fill="FFFFFF"/>
        </w:rPr>
        <w:t xml:space="preserve"> the concept of </w:t>
      </w:r>
      <w:r w:rsidR="003C55BF" w:rsidRPr="00DA405F">
        <w:rPr>
          <w:rFonts w:ascii="Times New Roman" w:eastAsiaTheme="minorEastAsia" w:hAnsi="Times New Roman" w:cs="Times New Roman"/>
          <w:iCs/>
          <w:color w:val="242729"/>
          <w:sz w:val="24"/>
          <w:szCs w:val="24"/>
          <w:shd w:val="clear" w:color="auto" w:fill="FFFFFF"/>
        </w:rPr>
        <w:t>an object’s</w:t>
      </w:r>
      <w:r w:rsidR="002F206E" w:rsidRPr="00DA405F">
        <w:rPr>
          <w:rFonts w:ascii="Times New Roman" w:eastAsiaTheme="minorEastAsia" w:hAnsi="Times New Roman" w:cs="Times New Roman"/>
          <w:iCs/>
          <w:color w:val="242729"/>
          <w:sz w:val="24"/>
          <w:szCs w:val="24"/>
          <w:shd w:val="clear" w:color="auto" w:fill="FFFFFF"/>
        </w:rPr>
        <w:t xml:space="preserve"> </w:t>
      </w:r>
      <w:r w:rsidR="00EA38D0">
        <w:rPr>
          <w:rFonts w:ascii="Times New Roman" w:eastAsiaTheme="minorEastAsia" w:hAnsi="Times New Roman" w:cs="Times New Roman"/>
          <w:iCs/>
          <w:color w:val="242729"/>
          <w:sz w:val="24"/>
          <w:szCs w:val="24"/>
          <w:shd w:val="clear" w:color="auto" w:fill="FFFFFF"/>
        </w:rPr>
        <w:t xml:space="preserve">rewarding </w:t>
      </w:r>
      <w:r w:rsidR="002F206E" w:rsidRPr="00DA405F">
        <w:rPr>
          <w:rFonts w:ascii="Times New Roman" w:eastAsiaTheme="minorEastAsia" w:hAnsi="Times New Roman" w:cs="Times New Roman"/>
          <w:iCs/>
          <w:color w:val="242729"/>
          <w:sz w:val="24"/>
          <w:szCs w:val="24"/>
          <w:shd w:val="clear" w:color="auto" w:fill="FFFFFF"/>
        </w:rPr>
        <w:t xml:space="preserve">value comes from the reinforcement </w:t>
      </w:r>
      <w:r w:rsidR="00C57E9A">
        <w:rPr>
          <w:rFonts w:ascii="Times New Roman" w:eastAsiaTheme="minorEastAsia" w:hAnsi="Times New Roman" w:cs="Times New Roman"/>
          <w:iCs/>
          <w:color w:val="242729"/>
          <w:sz w:val="24"/>
          <w:szCs w:val="24"/>
          <w:shd w:val="clear" w:color="auto" w:fill="FFFFFF"/>
        </w:rPr>
        <w:t xml:space="preserve">it produces </w:t>
      </w:r>
      <w:r w:rsidR="002F206E" w:rsidRPr="00DA405F">
        <w:rPr>
          <w:rFonts w:ascii="Times New Roman" w:eastAsiaTheme="minorEastAsia" w:hAnsi="Times New Roman" w:cs="Times New Roman"/>
          <w:iCs/>
          <w:color w:val="242729"/>
          <w:sz w:val="24"/>
          <w:szCs w:val="24"/>
          <w:shd w:val="clear" w:color="auto" w:fill="FFFFFF"/>
        </w:rPr>
        <w:t>to collect/do/eat more of it</w:t>
      </w:r>
      <w:r w:rsidR="00C71654">
        <w:rPr>
          <w:rFonts w:ascii="Times New Roman" w:eastAsiaTheme="minorEastAsia" w:hAnsi="Times New Roman" w:cs="Times New Roman"/>
          <w:iCs/>
          <w:color w:val="242729"/>
          <w:sz w:val="24"/>
          <w:szCs w:val="24"/>
          <w:shd w:val="clear" w:color="auto" w:fill="FFFFFF"/>
        </w:rPr>
        <w:t xml:space="preserve"> </w:t>
      </w:r>
      <w:r w:rsidR="00C71654">
        <w:rPr>
          <w:rFonts w:ascii="Times New Roman" w:eastAsiaTheme="minorEastAsia" w:hAnsi="Times New Roman" w:cs="Times New Roman"/>
          <w:iCs/>
          <w:color w:val="242729"/>
          <w:sz w:val="24"/>
          <w:szCs w:val="24"/>
          <w:shd w:val="clear" w:color="auto" w:fill="FFFFFF"/>
        </w:rPr>
        <w:fldChar w:fldCharType="begin" w:fldLock="1"/>
      </w:r>
      <w:r w:rsidR="003C14E3">
        <w:rPr>
          <w:rFonts w:ascii="Times New Roman" w:eastAsiaTheme="minorEastAsia" w:hAnsi="Times New Roman" w:cs="Times New Roman"/>
          <w:iCs/>
          <w:color w:val="242729"/>
          <w:sz w:val="24"/>
          <w:szCs w:val="24"/>
          <w:shd w:val="clear" w:color="auto" w:fill="FFFFFF"/>
        </w:rPr>
        <w:instrText>ADDIN CSL_CITATION {"citationItems":[{"id":"ITEM-1","itemData":{"DOI":"10.3389/neuro.08.013.2009","ISSN":"16625153","abstract":"There are numerous problems with the hypothesis that brain dopamine (DA) systems, particularly in the nucleus accumbens, directly mediate the rewarding or primary motivational characteristics of natural stimuli such as food. Research and theory related to the functions of mesolimbic DA are undergoing a substantial conceptual restructuring, with the traditional emphasis on hedonia and primary reward yielding to other concepts and lines of inquiry. The present review is focused upon the involvement of nucleus accumbens DA in behavioral activation and effort-related processes. Viewed from the framework of behavioral economics, the effects of accumbens DA depletions and antagonism on food-reinforced behavior are highly dependent upon the work requirements of the instrumental task, and DA depleted rats are more sensitive to increases in response costs (i.e., ratio requirements). Moreover, interference with accumbens DA transmission exerts a powerful influence over effort-related choice behavior. Rats with accumbens DA depletions or antagonism reallocate their instrumental behavior away from food-reinforced tasks that have high response requirements, and instead these rats select a less-effortful type of food-seeking behavior. Nucleus accumbens DA and adenosine interact in the regulation of effort-related functions, and other brain structures (anterior cingulate cortex, amygdala, ventral pallidum) also are involved. Studies of the brain systems regulating effort-based processes may have implications for understanding drug abuse, as well as energy-related disorders such as psychomotor slowing, fatigue or anergia in depression and other neurological disorders. © 2009 Salamone, Correa, Farrar, Nunes and Pardo.","author":[{"dropping-particle":"","family":"Salamone","given":"John D.","non-dropping-particle":"","parse-names":false,"suffix":""},{"dropping-particle":"","family":"Correa","given":"Merce","non-dropping-particle":"","parse-names":false,"suffix":""},{"dropping-particle":"","family":"Farrar","given":"Andrew M.","non-dropping-particle":"","parse-names":false,"suffix":""},{"dropping-particle":"","family":"Nunes","given":"Eric J.","non-dropping-particle":"","parse-names":false,"suffix":""},{"dropping-particle":"","family":"Pardo","given":"Marta","non-dropping-particle":"","parse-names":false,"suffix":""}],"container-title":"Frontiers in Behavioral Neuroscience","id":"ITEM-1","issue":"SEP","issued":{"date-parts":[["2009"]]},"page":"1-12","title":"Dopamine, behavioral economics, and effort","type":"article-journal","volume":"3"},"uris":["http://www.mendeley.com/documents/?uuid=6d90f721-b477-499b-b829-1bb95a33ab42"]}],"mendeley":{"formattedCitation":"(Salamone et al., 2009)","plainTextFormattedCitation":"(Salamone et al., 2009)","previouslyFormattedCitation":"(Salamone et al., 2009)"},"properties":{"noteIndex":0},"schema":"https://github.com/citation-style-language/schema/raw/master/csl-citation.json"}</w:instrText>
      </w:r>
      <w:r w:rsidR="00C71654">
        <w:rPr>
          <w:rFonts w:ascii="Times New Roman" w:eastAsiaTheme="minorEastAsia" w:hAnsi="Times New Roman" w:cs="Times New Roman"/>
          <w:iCs/>
          <w:color w:val="242729"/>
          <w:sz w:val="24"/>
          <w:szCs w:val="24"/>
          <w:shd w:val="clear" w:color="auto" w:fill="FFFFFF"/>
        </w:rPr>
        <w:fldChar w:fldCharType="separate"/>
      </w:r>
      <w:r w:rsidR="00C71654" w:rsidRPr="00C71654">
        <w:rPr>
          <w:rFonts w:ascii="Times New Roman" w:eastAsiaTheme="minorEastAsia" w:hAnsi="Times New Roman" w:cs="Times New Roman"/>
          <w:iCs/>
          <w:noProof/>
          <w:color w:val="242729"/>
          <w:sz w:val="24"/>
          <w:szCs w:val="24"/>
          <w:shd w:val="clear" w:color="auto" w:fill="FFFFFF"/>
        </w:rPr>
        <w:t>(Salamone et al., 2009)</w:t>
      </w:r>
      <w:r w:rsidR="00C71654">
        <w:rPr>
          <w:rFonts w:ascii="Times New Roman" w:eastAsiaTheme="minorEastAsia" w:hAnsi="Times New Roman" w:cs="Times New Roman"/>
          <w:iCs/>
          <w:color w:val="242729"/>
          <w:sz w:val="24"/>
          <w:szCs w:val="24"/>
          <w:shd w:val="clear" w:color="auto" w:fill="FFFFFF"/>
        </w:rPr>
        <w:fldChar w:fldCharType="end"/>
      </w:r>
      <w:r w:rsidR="003C55BF" w:rsidRPr="00DA405F">
        <w:rPr>
          <w:rFonts w:ascii="Times New Roman" w:eastAsiaTheme="minorEastAsia" w:hAnsi="Times New Roman" w:cs="Times New Roman"/>
          <w:iCs/>
          <w:color w:val="242729"/>
          <w:sz w:val="24"/>
          <w:szCs w:val="24"/>
          <w:shd w:val="clear" w:color="auto" w:fill="FFFFFF"/>
        </w:rPr>
        <w:t>.</w:t>
      </w:r>
      <w:r w:rsidR="00EA20F6" w:rsidRPr="00DA405F">
        <w:rPr>
          <w:rFonts w:ascii="Times New Roman" w:eastAsiaTheme="minorEastAsia" w:hAnsi="Times New Roman" w:cs="Times New Roman"/>
          <w:iCs/>
          <w:color w:val="242729"/>
          <w:sz w:val="24"/>
          <w:szCs w:val="24"/>
          <w:shd w:val="clear" w:color="auto" w:fill="FFFFFF"/>
        </w:rPr>
        <w:t xml:space="preserve"> </w:t>
      </w:r>
      <w:r w:rsidR="003C55BF" w:rsidRPr="00DA405F">
        <w:rPr>
          <w:rFonts w:ascii="Times New Roman" w:eastAsiaTheme="minorEastAsia" w:hAnsi="Times New Roman" w:cs="Times New Roman"/>
          <w:iCs/>
          <w:color w:val="242729"/>
          <w:sz w:val="24"/>
          <w:szCs w:val="24"/>
          <w:shd w:val="clear" w:color="auto" w:fill="FFFFFF"/>
        </w:rPr>
        <w:t>T</w:t>
      </w:r>
      <w:r w:rsidR="00EA20F6" w:rsidRPr="00DA405F">
        <w:rPr>
          <w:rFonts w:ascii="Times New Roman" w:eastAsiaTheme="minorEastAsia" w:hAnsi="Times New Roman" w:cs="Times New Roman"/>
          <w:iCs/>
          <w:color w:val="242729"/>
          <w:sz w:val="24"/>
          <w:szCs w:val="24"/>
          <w:shd w:val="clear" w:color="auto" w:fill="FFFFFF"/>
        </w:rPr>
        <w:t xml:space="preserve">hese implanted rats which will </w:t>
      </w:r>
      <w:r w:rsidR="003C55BF" w:rsidRPr="00DA405F">
        <w:rPr>
          <w:rFonts w:ascii="Times New Roman" w:eastAsiaTheme="minorEastAsia" w:hAnsi="Times New Roman" w:cs="Times New Roman"/>
          <w:iCs/>
          <w:color w:val="242729"/>
          <w:sz w:val="24"/>
          <w:szCs w:val="24"/>
          <w:shd w:val="clear" w:color="auto" w:fill="FFFFFF"/>
        </w:rPr>
        <w:t>indefatigably press a lever to continue self-stimulati</w:t>
      </w:r>
      <w:r w:rsidR="00F62AA4" w:rsidRPr="00DA405F">
        <w:rPr>
          <w:rFonts w:ascii="Times New Roman" w:eastAsiaTheme="minorEastAsia" w:hAnsi="Times New Roman" w:cs="Times New Roman"/>
          <w:iCs/>
          <w:color w:val="242729"/>
          <w:sz w:val="24"/>
          <w:szCs w:val="24"/>
          <w:shd w:val="clear" w:color="auto" w:fill="FFFFFF"/>
        </w:rPr>
        <w:t>ng</w:t>
      </w:r>
      <w:r w:rsidR="003C55BF" w:rsidRPr="00DA405F">
        <w:rPr>
          <w:rFonts w:ascii="Times New Roman" w:eastAsiaTheme="minorEastAsia" w:hAnsi="Times New Roman" w:cs="Times New Roman"/>
          <w:iCs/>
          <w:color w:val="242729"/>
          <w:sz w:val="24"/>
          <w:szCs w:val="24"/>
          <w:shd w:val="clear" w:color="auto" w:fill="FFFFFF"/>
        </w:rPr>
        <w:t xml:space="preserve"> show the extreme positive reinforcement generated by stimulation of the basal forebrain, </w:t>
      </w:r>
      <w:r w:rsidR="00F62AA4" w:rsidRPr="00DA405F">
        <w:rPr>
          <w:rFonts w:ascii="Times New Roman" w:eastAsiaTheme="minorEastAsia" w:hAnsi="Times New Roman" w:cs="Times New Roman"/>
          <w:iCs/>
          <w:color w:val="242729"/>
          <w:sz w:val="24"/>
          <w:szCs w:val="24"/>
          <w:shd w:val="clear" w:color="auto" w:fill="FFFFFF"/>
        </w:rPr>
        <w:t xml:space="preserve">implying that activity </w:t>
      </w:r>
      <w:r w:rsidR="00076065" w:rsidRPr="00DA405F">
        <w:rPr>
          <w:rFonts w:ascii="Times New Roman" w:eastAsiaTheme="minorEastAsia" w:hAnsi="Times New Roman" w:cs="Times New Roman"/>
          <w:iCs/>
          <w:color w:val="242729"/>
          <w:sz w:val="24"/>
          <w:szCs w:val="24"/>
          <w:shd w:val="clear" w:color="auto" w:fill="FFFFFF"/>
        </w:rPr>
        <w:t xml:space="preserve">of cells in the vicinity </w:t>
      </w:r>
      <w:r w:rsidR="00F562F1">
        <w:rPr>
          <w:rFonts w:ascii="Times New Roman" w:eastAsiaTheme="minorEastAsia" w:hAnsi="Times New Roman" w:cs="Times New Roman"/>
          <w:iCs/>
          <w:color w:val="242729"/>
          <w:sz w:val="24"/>
          <w:szCs w:val="24"/>
          <w:shd w:val="clear" w:color="auto" w:fill="FFFFFF"/>
        </w:rPr>
        <w:t>are conveying reward</w:t>
      </w:r>
      <w:r w:rsidR="00076065" w:rsidRPr="00DA405F">
        <w:rPr>
          <w:rFonts w:ascii="Times New Roman" w:eastAsiaTheme="minorEastAsia" w:hAnsi="Times New Roman" w:cs="Times New Roman"/>
          <w:iCs/>
          <w:color w:val="242729"/>
          <w:sz w:val="24"/>
          <w:szCs w:val="24"/>
          <w:shd w:val="clear" w:color="auto" w:fill="FFFFFF"/>
        </w:rPr>
        <w:t>.</w:t>
      </w:r>
      <w:r w:rsidR="009643AC" w:rsidRPr="00DA405F">
        <w:rPr>
          <w:rFonts w:ascii="Times New Roman" w:eastAsiaTheme="minorEastAsia" w:hAnsi="Times New Roman" w:cs="Times New Roman"/>
          <w:iCs/>
          <w:color w:val="242729"/>
          <w:sz w:val="24"/>
          <w:szCs w:val="24"/>
          <w:shd w:val="clear" w:color="auto" w:fill="FFFFFF"/>
        </w:rPr>
        <w:t xml:space="preserve"> </w:t>
      </w:r>
    </w:p>
    <w:p w14:paraId="003E085E" w14:textId="6F1F3C5C" w:rsidR="007137B8" w:rsidRPr="00DA405F" w:rsidRDefault="00560385">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Later studies of intracranial self-stimulation (ICS) revealed the ipsilateral </w:t>
      </w:r>
      <w:r w:rsidR="000D07E7" w:rsidRPr="00DA405F">
        <w:rPr>
          <w:rFonts w:ascii="Times New Roman" w:eastAsiaTheme="minorEastAsia" w:hAnsi="Times New Roman" w:cs="Times New Roman"/>
          <w:iCs/>
          <w:color w:val="242729"/>
          <w:sz w:val="24"/>
          <w:szCs w:val="24"/>
          <w:shd w:val="clear" w:color="auto" w:fill="FFFFFF"/>
        </w:rPr>
        <w:t xml:space="preserve">pharmacological </w:t>
      </w:r>
      <w:r w:rsidR="005471D4" w:rsidRPr="00DA405F">
        <w:rPr>
          <w:rFonts w:ascii="Times New Roman" w:eastAsiaTheme="minorEastAsia" w:hAnsi="Times New Roman" w:cs="Times New Roman"/>
          <w:iCs/>
          <w:color w:val="242729"/>
          <w:sz w:val="24"/>
          <w:szCs w:val="24"/>
          <w:shd w:val="clear" w:color="auto" w:fill="FFFFFF"/>
        </w:rPr>
        <w:t xml:space="preserve">oxidopamine (6-OHDA) </w:t>
      </w:r>
      <w:r w:rsidRPr="00DA405F">
        <w:rPr>
          <w:rFonts w:ascii="Times New Roman" w:eastAsiaTheme="minorEastAsia" w:hAnsi="Times New Roman" w:cs="Times New Roman"/>
          <w:iCs/>
          <w:color w:val="242729"/>
          <w:sz w:val="24"/>
          <w:szCs w:val="24"/>
          <w:shd w:val="clear" w:color="auto" w:fill="FFFFFF"/>
        </w:rPr>
        <w:t>lesions of the ascending dopaminergic fibres reduced the compulsion</w:t>
      </w:r>
      <w:r w:rsidRPr="00CD3967">
        <w:rPr>
          <w:rStyle w:val="FootnoteReference"/>
        </w:rPr>
        <w:footnoteReference w:id="8"/>
      </w:r>
      <w:r w:rsidR="000D07E7" w:rsidRPr="00DA405F">
        <w:rPr>
          <w:rFonts w:ascii="Times New Roman" w:eastAsiaTheme="minorEastAsia" w:hAnsi="Times New Roman" w:cs="Times New Roman"/>
          <w:iCs/>
          <w:color w:val="242729"/>
          <w:sz w:val="24"/>
          <w:szCs w:val="24"/>
          <w:shd w:val="clear" w:color="auto" w:fill="FFFFFF"/>
        </w:rPr>
        <w:t xml:space="preserve"> of rats to self-stimulate </w:t>
      </w:r>
      <w:r w:rsidR="000D07E7" w:rsidRPr="00DA405F">
        <w:rPr>
          <w:rFonts w:ascii="Times New Roman" w:eastAsiaTheme="minorEastAsia" w:hAnsi="Times New Roman" w:cs="Times New Roman"/>
          <w:iCs/>
          <w:color w:val="242729"/>
          <w:sz w:val="24"/>
          <w:szCs w:val="24"/>
          <w:shd w:val="clear" w:color="auto" w:fill="FFFFFF"/>
        </w:rPr>
        <w:fldChar w:fldCharType="begin" w:fldLock="1"/>
      </w:r>
      <w:r w:rsidR="00690756"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area","type":"article-journal","volume":"7"},"uris":["http://www.mendeley.com/documents/?uuid=a8e95c43-1a96-4475-af22-a409c159a019"]},{"id":"ITEM-2","itemData":{"author":[{"dropping-particle":"","family":"Phillips","given":"A. G.","non-dropping-particle":"","parse-names":false,"suffix":""},{"dropping-particle":"","family":"Fibiger","given":"H. C.","non-dropping-particle":"","parse-names":false,"suffix":""}],"container-title":"Behavioural Biology","id":"ITEM-2","issued":{"date-parts":[["1976"]]},"page":"127-143","title":"Long-Term Deficits in Stimulation-Induced Behaviors and Self-Stimulation after 6-Hydroxydopamine Administration in Rats","type":"article-journal","volume":"16"},"uris":["http://www.mendeley.com/documents/?uuid=9b1663cd-e59e-43bd-8a26-8a038479de02"]}],"mendeley":{"formattedCitation":"(Fibiger et al., 1987; Phillips &amp; Fibiger, 1976)","plainTextFormattedCitation":"(Fibiger et al., 1987; Phillips &amp; Fibiger, 1976)","previouslyFormattedCitation":"(Fibiger et al., 1987; Phillips &amp; Fibiger, 1976)"},"properties":{"noteIndex":0},"schema":"https://github.com/citation-style-language/schema/raw/master/csl-citation.json"}</w:instrText>
      </w:r>
      <w:r w:rsidR="000D07E7" w:rsidRPr="00DA405F">
        <w:rPr>
          <w:rFonts w:ascii="Times New Roman" w:eastAsiaTheme="minorEastAsia" w:hAnsi="Times New Roman" w:cs="Times New Roman"/>
          <w:iCs/>
          <w:color w:val="242729"/>
          <w:sz w:val="24"/>
          <w:szCs w:val="24"/>
          <w:shd w:val="clear" w:color="auto" w:fill="FFFFFF"/>
        </w:rPr>
        <w:fldChar w:fldCharType="separate"/>
      </w:r>
      <w:r w:rsidR="000D07E7" w:rsidRPr="00DA405F">
        <w:rPr>
          <w:rFonts w:ascii="Times New Roman" w:eastAsiaTheme="minorEastAsia" w:hAnsi="Times New Roman" w:cs="Times New Roman"/>
          <w:iCs/>
          <w:noProof/>
          <w:color w:val="242729"/>
          <w:sz w:val="24"/>
          <w:szCs w:val="24"/>
          <w:shd w:val="clear" w:color="auto" w:fill="FFFFFF"/>
        </w:rPr>
        <w:t>(Fibiger et al., 1987; Phillips &amp; Fibiger, 1976)</w:t>
      </w:r>
      <w:r w:rsidR="000D07E7" w:rsidRPr="00DA405F">
        <w:rPr>
          <w:rFonts w:ascii="Times New Roman" w:eastAsiaTheme="minorEastAsia" w:hAnsi="Times New Roman" w:cs="Times New Roman"/>
          <w:iCs/>
          <w:color w:val="242729"/>
          <w:sz w:val="24"/>
          <w:szCs w:val="24"/>
          <w:shd w:val="clear" w:color="auto" w:fill="FFFFFF"/>
        </w:rPr>
        <w:fldChar w:fldCharType="end"/>
      </w:r>
      <w:r w:rsidR="00966DF5" w:rsidRPr="00DA405F">
        <w:rPr>
          <w:rFonts w:ascii="Times New Roman" w:eastAsiaTheme="minorEastAsia" w:hAnsi="Times New Roman" w:cs="Times New Roman"/>
          <w:iCs/>
          <w:color w:val="242729"/>
          <w:sz w:val="24"/>
          <w:szCs w:val="24"/>
          <w:shd w:val="clear" w:color="auto" w:fill="FFFFFF"/>
        </w:rPr>
        <w:t xml:space="preserve">. This implication of midbrain dopaminergic neurons which project to the striatum and frontal cortices in the reinforcing activity of ICS was further strengthened by studies which showed that </w:t>
      </w:r>
      <w:r w:rsidR="00623009" w:rsidRPr="00DA405F">
        <w:rPr>
          <w:rFonts w:ascii="Times New Roman" w:eastAsiaTheme="minorEastAsia" w:hAnsi="Times New Roman" w:cs="Times New Roman"/>
          <w:iCs/>
          <w:color w:val="242729"/>
          <w:sz w:val="24"/>
          <w:szCs w:val="24"/>
          <w:shd w:val="clear" w:color="auto" w:fill="FFFFFF"/>
        </w:rPr>
        <w:t xml:space="preserve">levels of ICS were correlated with the presence of dopamine metabolites </w:t>
      </w:r>
      <w:r w:rsidR="00623009"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area","type":"article-journal","volume":"7"},"uris":["http://www.mendeley.com/documents/?uuid=a8e95c43-1a96-4475-af22-a409c159a019"]}],"mendeley":{"formattedCitation":"(Fibiger et al., 1987)","plainTextFormattedCitation":"(Fibiger et al., 1987)","previouslyFormattedCitation":"(Fibiger et al., 1987)"},"properties":{"noteIndex":0},"schema":"https://github.com/citation-style-language/schema/raw/master/csl-citation.json"}</w:instrText>
      </w:r>
      <w:r w:rsidR="00623009" w:rsidRPr="00DA405F">
        <w:rPr>
          <w:rFonts w:ascii="Times New Roman" w:eastAsiaTheme="minorEastAsia" w:hAnsi="Times New Roman" w:cs="Times New Roman"/>
          <w:iCs/>
          <w:color w:val="242729"/>
          <w:sz w:val="24"/>
          <w:szCs w:val="24"/>
          <w:shd w:val="clear" w:color="auto" w:fill="FFFFFF"/>
        </w:rPr>
        <w:fldChar w:fldCharType="separate"/>
      </w:r>
      <w:r w:rsidR="00623009" w:rsidRPr="00DA405F">
        <w:rPr>
          <w:rFonts w:ascii="Times New Roman" w:eastAsiaTheme="minorEastAsia" w:hAnsi="Times New Roman" w:cs="Times New Roman"/>
          <w:iCs/>
          <w:noProof/>
          <w:color w:val="242729"/>
          <w:sz w:val="24"/>
          <w:szCs w:val="24"/>
          <w:shd w:val="clear" w:color="auto" w:fill="FFFFFF"/>
        </w:rPr>
        <w:t>(Fibiger et al., 1987)</w:t>
      </w:r>
      <w:r w:rsidR="00623009" w:rsidRPr="00DA405F">
        <w:rPr>
          <w:rFonts w:ascii="Times New Roman" w:eastAsiaTheme="minorEastAsia" w:hAnsi="Times New Roman" w:cs="Times New Roman"/>
          <w:iCs/>
          <w:color w:val="242729"/>
          <w:sz w:val="24"/>
          <w:szCs w:val="24"/>
          <w:shd w:val="clear" w:color="auto" w:fill="FFFFFF"/>
        </w:rPr>
        <w:fldChar w:fldCharType="end"/>
      </w:r>
      <w:r w:rsidR="00623009" w:rsidRPr="00DA405F">
        <w:rPr>
          <w:rFonts w:ascii="Times New Roman" w:eastAsiaTheme="minorEastAsia" w:hAnsi="Times New Roman" w:cs="Times New Roman"/>
          <w:iCs/>
          <w:color w:val="242729"/>
          <w:sz w:val="24"/>
          <w:szCs w:val="24"/>
          <w:shd w:val="clear" w:color="auto" w:fill="FFFFFF"/>
        </w:rPr>
        <w:t xml:space="preserve"> and that </w:t>
      </w:r>
      <w:r w:rsidR="00966DF5" w:rsidRPr="00DA405F">
        <w:rPr>
          <w:rFonts w:ascii="Times New Roman" w:eastAsiaTheme="minorEastAsia" w:hAnsi="Times New Roman" w:cs="Times New Roman"/>
          <w:iCs/>
          <w:color w:val="242729"/>
          <w:sz w:val="24"/>
          <w:szCs w:val="24"/>
          <w:shd w:val="clear" w:color="auto" w:fill="FFFFFF"/>
        </w:rPr>
        <w:t>animals we</w:t>
      </w:r>
      <w:r w:rsidR="00690756" w:rsidRPr="00DA405F">
        <w:rPr>
          <w:rFonts w:ascii="Times New Roman" w:eastAsiaTheme="minorEastAsia" w:hAnsi="Times New Roman" w:cs="Times New Roman"/>
          <w:iCs/>
          <w:color w:val="242729"/>
          <w:sz w:val="24"/>
          <w:szCs w:val="24"/>
          <w:shd w:val="clear" w:color="auto" w:fill="FFFFFF"/>
        </w:rPr>
        <w:t>re</w:t>
      </w:r>
      <w:r w:rsidR="00966DF5" w:rsidRPr="00DA405F">
        <w:rPr>
          <w:rFonts w:ascii="Times New Roman" w:eastAsiaTheme="minorEastAsia" w:hAnsi="Times New Roman" w:cs="Times New Roman"/>
          <w:iCs/>
          <w:color w:val="242729"/>
          <w:sz w:val="24"/>
          <w:szCs w:val="24"/>
          <w:shd w:val="clear" w:color="auto" w:fill="FFFFFF"/>
        </w:rPr>
        <w:t xml:space="preserve"> most reinforced to self-stimulate when electrode tips were placed within the ventral tegmental </w:t>
      </w:r>
      <w:r w:rsidR="00690756" w:rsidRPr="00DA405F">
        <w:rPr>
          <w:rFonts w:ascii="Times New Roman" w:eastAsiaTheme="minorEastAsia" w:hAnsi="Times New Roman" w:cs="Times New Roman"/>
          <w:iCs/>
          <w:color w:val="242729"/>
          <w:sz w:val="24"/>
          <w:szCs w:val="24"/>
          <w:shd w:val="clear" w:color="auto" w:fill="FFFFFF"/>
        </w:rPr>
        <w:t>a</w:t>
      </w:r>
      <w:r w:rsidR="00966DF5" w:rsidRPr="00DA405F">
        <w:rPr>
          <w:rFonts w:ascii="Times New Roman" w:eastAsiaTheme="minorEastAsia" w:hAnsi="Times New Roman" w:cs="Times New Roman"/>
          <w:iCs/>
          <w:color w:val="242729"/>
          <w:sz w:val="24"/>
          <w:szCs w:val="24"/>
          <w:shd w:val="clear" w:color="auto" w:fill="FFFFFF"/>
        </w:rPr>
        <w:t xml:space="preserve">rea (VTA) or </w:t>
      </w:r>
      <w:r w:rsidR="00690756" w:rsidRPr="00DA405F">
        <w:rPr>
          <w:rFonts w:ascii="Times New Roman" w:eastAsiaTheme="minorEastAsia" w:hAnsi="Times New Roman" w:cs="Times New Roman"/>
          <w:iCs/>
          <w:color w:val="242729"/>
          <w:sz w:val="24"/>
          <w:szCs w:val="24"/>
          <w:shd w:val="clear" w:color="auto" w:fill="FFFFFF"/>
        </w:rPr>
        <w:t>s</w:t>
      </w:r>
      <w:r w:rsidR="00966DF5" w:rsidRPr="00DA405F">
        <w:rPr>
          <w:rFonts w:ascii="Times New Roman" w:eastAsiaTheme="minorEastAsia" w:hAnsi="Times New Roman" w:cs="Times New Roman"/>
          <w:iCs/>
          <w:color w:val="242729"/>
          <w:sz w:val="24"/>
          <w:szCs w:val="24"/>
          <w:shd w:val="clear" w:color="auto" w:fill="FFFFFF"/>
        </w:rPr>
        <w:t xml:space="preserve">ubstantia </w:t>
      </w:r>
      <w:r w:rsidR="00690756" w:rsidRPr="00DA405F">
        <w:rPr>
          <w:rFonts w:ascii="Times New Roman" w:eastAsiaTheme="minorEastAsia" w:hAnsi="Times New Roman" w:cs="Times New Roman"/>
          <w:iCs/>
          <w:color w:val="242729"/>
          <w:sz w:val="24"/>
          <w:szCs w:val="24"/>
          <w:shd w:val="clear" w:color="auto" w:fill="FFFFFF"/>
        </w:rPr>
        <w:t>n</w:t>
      </w:r>
      <w:r w:rsidR="00966DF5" w:rsidRPr="00DA405F">
        <w:rPr>
          <w:rFonts w:ascii="Times New Roman" w:eastAsiaTheme="minorEastAsia" w:hAnsi="Times New Roman" w:cs="Times New Roman"/>
          <w:iCs/>
          <w:color w:val="242729"/>
          <w:sz w:val="24"/>
          <w:szCs w:val="24"/>
          <w:shd w:val="clear" w:color="auto" w:fill="FFFFFF"/>
        </w:rPr>
        <w:t>igra pars com</w:t>
      </w:r>
      <w:r w:rsidR="00690756" w:rsidRPr="00DA405F">
        <w:rPr>
          <w:rFonts w:ascii="Times New Roman" w:eastAsiaTheme="minorEastAsia" w:hAnsi="Times New Roman" w:cs="Times New Roman"/>
          <w:iCs/>
          <w:color w:val="242729"/>
          <w:sz w:val="24"/>
          <w:szCs w:val="24"/>
          <w:shd w:val="clear" w:color="auto" w:fill="FFFFFF"/>
        </w:rPr>
        <w:t>pa</w:t>
      </w:r>
      <w:r w:rsidR="00966DF5" w:rsidRPr="00DA405F">
        <w:rPr>
          <w:rFonts w:ascii="Times New Roman" w:eastAsiaTheme="minorEastAsia" w:hAnsi="Times New Roman" w:cs="Times New Roman"/>
          <w:iCs/>
          <w:color w:val="242729"/>
          <w:sz w:val="24"/>
          <w:szCs w:val="24"/>
          <w:shd w:val="clear" w:color="auto" w:fill="FFFFFF"/>
        </w:rPr>
        <w:t>cta</w:t>
      </w:r>
      <w:r w:rsidR="00690756" w:rsidRPr="00DA405F">
        <w:rPr>
          <w:rFonts w:ascii="Times New Roman" w:eastAsiaTheme="minorEastAsia" w:hAnsi="Times New Roman" w:cs="Times New Roman"/>
          <w:iCs/>
          <w:color w:val="242729"/>
          <w:sz w:val="24"/>
          <w:szCs w:val="24"/>
          <w:shd w:val="clear" w:color="auto" w:fill="FFFFFF"/>
        </w:rPr>
        <w:t xml:space="preserve"> (</w:t>
      </w:r>
      <w:proofErr w:type="spellStart"/>
      <w:r w:rsidR="00690756" w:rsidRPr="00DA405F">
        <w:rPr>
          <w:rFonts w:ascii="Times New Roman" w:eastAsiaTheme="minorEastAsia" w:hAnsi="Times New Roman" w:cs="Times New Roman"/>
          <w:iCs/>
          <w:color w:val="242729"/>
          <w:sz w:val="24"/>
          <w:szCs w:val="24"/>
          <w:shd w:val="clear" w:color="auto" w:fill="FFFFFF"/>
        </w:rPr>
        <w:t>SNc</w:t>
      </w:r>
      <w:proofErr w:type="spellEnd"/>
      <w:r w:rsidR="00690756" w:rsidRPr="00DA405F">
        <w:rPr>
          <w:rFonts w:ascii="Times New Roman" w:eastAsiaTheme="minorEastAsia" w:hAnsi="Times New Roman" w:cs="Times New Roman"/>
          <w:iCs/>
          <w:color w:val="242729"/>
          <w:sz w:val="24"/>
          <w:szCs w:val="24"/>
          <w:shd w:val="clear" w:color="auto" w:fill="FFFFFF"/>
        </w:rPr>
        <w:t xml:space="preserve">) </w:t>
      </w:r>
      <w:r w:rsidR="005471D4" w:rsidRPr="00DA405F">
        <w:rPr>
          <w:rFonts w:ascii="Times New Roman" w:eastAsiaTheme="minorEastAsia" w:hAnsi="Times New Roman" w:cs="Times New Roman"/>
          <w:iCs/>
          <w:color w:val="242729"/>
          <w:sz w:val="24"/>
          <w:szCs w:val="24"/>
          <w:shd w:val="clear" w:color="auto" w:fill="FFFFFF"/>
        </w:rPr>
        <w:t>with</w:t>
      </w:r>
      <w:r w:rsidR="00623009" w:rsidRPr="00DA405F">
        <w:rPr>
          <w:rFonts w:ascii="Times New Roman" w:eastAsiaTheme="minorEastAsia" w:hAnsi="Times New Roman" w:cs="Times New Roman"/>
          <w:iCs/>
          <w:color w:val="242729"/>
          <w:sz w:val="24"/>
          <w:szCs w:val="24"/>
          <w:shd w:val="clear" w:color="auto" w:fill="FFFFFF"/>
        </w:rPr>
        <w:t xml:space="preserve"> the volume of </w:t>
      </w:r>
      <w:r w:rsidR="00690756" w:rsidRPr="00DA405F">
        <w:rPr>
          <w:rFonts w:ascii="Times New Roman" w:eastAsiaTheme="minorEastAsia" w:hAnsi="Times New Roman" w:cs="Times New Roman"/>
          <w:iCs/>
          <w:color w:val="242729"/>
          <w:sz w:val="24"/>
          <w:szCs w:val="24"/>
          <w:shd w:val="clear" w:color="auto" w:fill="FFFFFF"/>
        </w:rPr>
        <w:t xml:space="preserve">ICS </w:t>
      </w:r>
      <w:r w:rsidR="00623009" w:rsidRPr="00DA405F">
        <w:rPr>
          <w:rFonts w:ascii="Times New Roman" w:eastAsiaTheme="minorEastAsia" w:hAnsi="Times New Roman" w:cs="Times New Roman"/>
          <w:iCs/>
          <w:color w:val="242729"/>
          <w:sz w:val="24"/>
          <w:szCs w:val="24"/>
          <w:shd w:val="clear" w:color="auto" w:fill="FFFFFF"/>
        </w:rPr>
        <w:t>correlating</w:t>
      </w:r>
      <w:r w:rsidR="00690756" w:rsidRPr="00DA405F">
        <w:rPr>
          <w:rFonts w:ascii="Times New Roman" w:eastAsiaTheme="minorEastAsia" w:hAnsi="Times New Roman" w:cs="Times New Roman"/>
          <w:iCs/>
          <w:color w:val="242729"/>
          <w:sz w:val="24"/>
          <w:szCs w:val="24"/>
          <w:shd w:val="clear" w:color="auto" w:fill="FFFFFF"/>
        </w:rPr>
        <w:t xml:space="preserve"> with the density of dopaminergic neuron cell bodies at this point </w:t>
      </w:r>
      <w:r w:rsidR="00690756" w:rsidRPr="00DA405F">
        <w:rPr>
          <w:rFonts w:ascii="Times New Roman" w:eastAsiaTheme="minorEastAsia" w:hAnsi="Times New Roman" w:cs="Times New Roman"/>
          <w:iCs/>
          <w:color w:val="242729"/>
          <w:sz w:val="24"/>
          <w:szCs w:val="24"/>
          <w:shd w:val="clear" w:color="auto" w:fill="FFFFFF"/>
        </w:rPr>
        <w:fldChar w:fldCharType="begin" w:fldLock="1"/>
      </w:r>
      <w:r w:rsidR="00623009"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{"citationItems":[{"id":"ITEM-1","itemData":{"DOI":"10.1016/0006-8993(80)90666-6","ISSN":"00068993","PMID":"7353169","abstract":"Chronically implanted moveable electrodes were used to map the midbrain and caudal diencephalon for intracranial self-stimulation in relation to the ascending dopamine systems as revealed by fluorescence histochemistry. In the diencephalon the lowest self-stimulation thresholds and the highest response rates were in the areas traversed by the dopamine fiber bundles. In the midbrain, self-stimulation was restricted to the layer of dopamine containing cell bodies. Self-stimulation current thresholds and responses rates were proportional to the density of dopaminergic elements surrounding the electrode tip; the lowest thresholds and highest response rates were associated with the densest packing of dopaminergic neurons. However, not all portions of the dopamine cell groups supported self-stimulation. Self-stimulation was not obtained from the caudal poles of the A9 and A10 groups, nor from the A8 cell group. These findings suggest that a certain population of dopaminergic neurons directly participates in what is probably a multiple-link circuitry subserving positive reinforcement. © 1980.","author":[{"dropping-particle":"","family":"Corbett","given":"Dale","non-dropping-particle":"","parse-names":false,"suffix":""},{"dropping-particle":"","family":"Wise","given":"Roy A.","non-dropping-particle":"","parse-names":false,"suffix":""}],"container-title":"Brain Research","id":"ITEM-1","issue":"1","issued":{"date-parts":[["1980"]]},"page":"1-15","title":"Intracranial self-stimulation in relation to the ascending dopaminergic systems of the midbrain: A moveable electrode mapping study","type":"article-journal","volume":"185"},"uris":["http://www.mendeley.com/documents/?uuid=7d16a209-f763-40a0-825e-6d952143d43f"]}],"mendeley":{"formattedCitation":"(Corbett &amp; Wise, 1980)","plainTextFormattedCitation":"(Corbett &amp; Wise, 1980)","previouslyFormattedCitation":"(Corbett &amp; Wise, 1980)"},"properties":{"noteIndex":0},"schema":"https://github.com/citation-style-language/schema/raw/master/csl-citation.json"}</w:instrText>
      </w:r>
      <w:r w:rsidR="00690756" w:rsidRPr="00DA405F">
        <w:rPr>
          <w:rFonts w:ascii="Times New Roman" w:eastAsiaTheme="minorEastAsia" w:hAnsi="Times New Roman" w:cs="Times New Roman"/>
          <w:iCs/>
          <w:color w:val="242729"/>
          <w:sz w:val="24"/>
          <w:szCs w:val="24"/>
          <w:shd w:val="clear" w:color="auto" w:fill="FFFFFF"/>
        </w:rPr>
        <w:fldChar w:fldCharType="separate"/>
      </w:r>
      <w:r w:rsidR="00690756" w:rsidRPr="00DA405F">
        <w:rPr>
          <w:rFonts w:ascii="Times New Roman" w:eastAsiaTheme="minorEastAsia" w:hAnsi="Times New Roman" w:cs="Times New Roman"/>
          <w:iCs/>
          <w:noProof/>
          <w:color w:val="242729"/>
          <w:sz w:val="24"/>
          <w:szCs w:val="24"/>
          <w:shd w:val="clear" w:color="auto" w:fill="FFFFFF"/>
        </w:rPr>
        <w:t>(Corbett &amp; Wise, 1980)</w:t>
      </w:r>
      <w:r w:rsidR="00690756" w:rsidRPr="00DA405F">
        <w:rPr>
          <w:rFonts w:ascii="Times New Roman" w:eastAsiaTheme="minorEastAsia" w:hAnsi="Times New Roman" w:cs="Times New Roman"/>
          <w:iCs/>
          <w:color w:val="242729"/>
          <w:sz w:val="24"/>
          <w:szCs w:val="24"/>
          <w:shd w:val="clear" w:color="auto" w:fill="FFFFFF"/>
        </w:rPr>
        <w:fldChar w:fldCharType="end"/>
      </w:r>
      <w:r w:rsidR="00690756" w:rsidRPr="00DA405F">
        <w:rPr>
          <w:rFonts w:ascii="Times New Roman" w:eastAsiaTheme="minorEastAsia" w:hAnsi="Times New Roman" w:cs="Times New Roman"/>
          <w:iCs/>
          <w:color w:val="242729"/>
          <w:sz w:val="24"/>
          <w:szCs w:val="24"/>
          <w:shd w:val="clear" w:color="auto" w:fill="FFFFFF"/>
        </w:rPr>
        <w:t>.</w:t>
      </w:r>
    </w:p>
    <w:p w14:paraId="4D7D56DB" w14:textId="0C6989E5" w:rsidR="00266FA3" w:rsidRPr="00DA405F" w:rsidRDefault="004B20A2">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In addition to self-stimulating for current, rats will also press a lever to administer drugs of abuse intravenously. Injection of pimozide, a dopamine receptor antagonist, greatly increases the self-administration of amphetamines </w:t>
      </w:r>
      <w:r w:rsidR="00B3761B" w:rsidRPr="00DA405F">
        <w:rPr>
          <w:rFonts w:ascii="Times New Roman" w:eastAsiaTheme="minorEastAsia" w:hAnsi="Times New Roman" w:cs="Times New Roman"/>
          <w:iCs/>
          <w:color w:val="242729"/>
          <w:sz w:val="24"/>
          <w:szCs w:val="24"/>
          <w:shd w:val="clear" w:color="auto" w:fill="FFFFFF"/>
        </w:rPr>
        <w:t xml:space="preserve">by animals </w:t>
      </w:r>
      <w:r w:rsidR="00BD131F" w:rsidRPr="00DA405F">
        <w:rPr>
          <w:rFonts w:ascii="Times New Roman" w:eastAsiaTheme="minorEastAsia" w:hAnsi="Times New Roman" w:cs="Times New Roman"/>
          <w:iCs/>
          <w:color w:val="242729"/>
          <w:sz w:val="24"/>
          <w:szCs w:val="24"/>
          <w:shd w:val="clear" w:color="auto" w:fill="FFFFFF"/>
        </w:rPr>
        <w:t xml:space="preserve">in an effort to compensate for the reduced efficacy per volume of drug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{"citationItems":[{"id":"ITEM-1","itemData":{"author":[{"dropping-particle":"","family":"Yokel","given":"R. A.","non-dropping-particle":"","parse-names":false,"suffix":""},{"dropping-particle":"","family":"Wise","given":"R. A.","non-dropping-particle":"","parse-names":false,"suffix":""}],"container-title":"Science","id":"ITEM-1","issue":"1969","issued":{"date-parts":[["1975"]]},"page":"547-549","title":"Increased Lever Pressing for Amphetamine after Pimozide in Rats : Implications for a Dopamine Theory of Reward","type":"article-journal","volume":"187"},"uris":["http://www.mendeley.com/documents/?uuid=c08de9e1-c216-4103-bfbe-75b43cf994a8"]}],"mendeley":{"formattedCitation":"(Yokel &amp; Wise, 1975)","plainTextFormattedCitation":"(Yokel &amp; Wise, 1975)","previouslyFormattedCitation":"(Yokel &amp; Wise, 1975)"},"properties":{"noteIndex":0},"schema":"https://github.com/citation-style-language/schema/raw/master/csl-citation.json"}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(Yokel &amp; Wise, 1975)</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Similarly, 6-OHDA lesions to dopaminergic projections to the nucleus </w:t>
      </w:r>
      <w:proofErr w:type="spellStart"/>
      <w:r w:rsidR="00BD131F" w:rsidRPr="00DA405F">
        <w:rPr>
          <w:rFonts w:ascii="Times New Roman" w:eastAsiaTheme="minorEastAsia" w:hAnsi="Times New Roman" w:cs="Times New Roman"/>
          <w:iCs/>
          <w:color w:val="242729"/>
          <w:sz w:val="24"/>
          <w:szCs w:val="24"/>
          <w:shd w:val="clear" w:color="auto" w:fill="FFFFFF"/>
        </w:rPr>
        <w:t>accumbens</w:t>
      </w:r>
      <w:proofErr w:type="spellEnd"/>
      <w:r w:rsidR="00BD131F" w:rsidRPr="00DA405F">
        <w:rPr>
          <w:rFonts w:ascii="Times New Roman" w:eastAsiaTheme="minorEastAsia" w:hAnsi="Times New Roman" w:cs="Times New Roman"/>
          <w:iCs/>
          <w:color w:val="242729"/>
          <w:sz w:val="24"/>
          <w:szCs w:val="24"/>
          <w:shd w:val="clear" w:color="auto" w:fill="FFFFFF"/>
        </w:rPr>
        <w:t xml:space="preserve"> in the ventral striatum have also been shown to extinguish the self-administration of amphetamines and cocaine in rats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E005ED"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{"citationItems":[{"id":"ITEM-1","itemData":{"DOI":"10.1016/0091-3057(79)90040-6","ISBN":"1105530450","ISSN":"00913057","PMID":"531077","abstract":"Control rats initiate self-administration of d-amphetamine and achieve stable injection rates within 7-10 days. Rats in which dopamine nerve terminals in nucleus accumbens were destroyed by bilateral microinjections of 6-hydroxydopamine (6-OHDA) did not initiate self-administration of d-amphetamine when tested for as long as 19 days. In rats previously trained to self-administer d-amphetamine, 6-OHDA injections into nucleus accumbens abolished d-amphetamine self-administration. These results suggest that dopaminergic nerve terminals in nucleus accumbens are necessary for both the acquisition and maintenance of d-amphetamine self-administration. © 1979.","author":[{"dropping-particle":"","family":"Lyness","given":"W. H.","non-dropping-particle":"","parse-names":false,"suffix":""},{"dropping-particle":"","family":"Friedle","given":"N. M.","non-dropping-particle":"","parse-names":false,"suffix":""},{"dropping-particle":"","family":"Moore","given":"K. E.","non-dropping-particle":"","parse-names":false,"suffix":""}],"container-title":"Pharmacology, Biochemistry and Behavior","id":"ITEM-1","issue":"5","issued":{"date-parts":[["1979"]]},"page":"553-556","title":"Destruction of dopaminergic nerve terminals in nucleus accumbens: Effect on d-amphetamine self-administration","type":"article-journal","volume":"11"},"uris":["http://www.mendeley.com/documents/?uuid=e519e17a-5755-4b6c-a28d-8a4541b40624"]},{"id":"ITEM-2","itemData":{"DOI":"10.1016/0091-3057(80)90166-5","ISSN":"00913057","PMID":"7393973","abstract":"The effect of 6-OHDA injections into the nucleus accumbens was examined on cocaine self-administration behaviour. Rats were given access to cocaine (0.75 mg/kg/inj.) for three hours/day on a continuous reinforcement schedule. After daily intake of cocaine had stabilized, rats were injected with 6-OHDA (8 μg/2 μl). When tested the day following the 6-OHDA injection most rats failed to self-administer cocaine, however this disruption did not resemble extinction. After several days self-administration recovered in many animals to near preoperative levels, and the rate of this recovery correlated (r = +0.75) with the levels of dopamine remaining in the nucleus accumbens. The animals with the greatest depletion of dopamine did not recover cocaine intake. In a separate experiment, animals were pretreated with desmethylimipramine and/or pargyline to achieve a more extensive and selective lesion. When tested five days after the lesion all animals in these 6-OHDA groups showed a significant decline in cocaine intake compared to vehicle injected control animals. Several 6-OHDA treated animals displayed a pattern of behaviour resembling extinction, where a high rate of lever pressing was followed by cessation of responding. Some animals were aalso tested for apomorphine self-administration and this was found not to be affected by the 6-OHDA treatment. These data support the hypothesis that non-striatal dopamine may subserve cocaine reward. © 1980.","author":[{"dropping-particle":"","family":"Roberts","given":"D. C.S.","non-dropping-particle":"","parse-names":false,"suffix":""},{"dropping-particle":"","family":"Koob","given":"G. F.","non-dropping-particle":"","parse-names":false,"suffix":""},{"dropping-particle":"","family":"Klonoff","given":"P.","non-dropping-particle":"","parse-names":false,"suffix":""},{"dropping-particle":"","family":"Fibiger","given":"H. C.","non-dropping-particle":"","parse-names":false,"suffix":""}],"container-title":"Pharmacology, Biochemistry and Behavior","id":"ITEM-2","issue":"5","issued":{"date-parts":[["1980"]]},"page":"781-787","title":"Extinction and recovery of cocaine self-administration following 6-hydroxydopamine lesions of the nucleus accumbens","type":"article-journal","volume":"12"},"uris":["http://www.mendeley.com/documents/?uuid=b875d13b-a161-49e7-bb7f-3bd68d922e93"]}],"mendeley":{"formattedCitation":"(Lyness et al., 1979; Roberts et al., 1980)","plainTextFormattedCitation":"(Lyness et al., 1979; Roberts et al., 1980)","previouslyFormattedCitation":"(Lyness et al., 1979; Roberts et al., 1980)"},"properties":{"noteIndex":0},"schema":"https://github.com/citation-style-language/schema/raw/master/csl-citation.json"}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(Lyness et al., 1979; Roberts et al., 1980)</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further implying dopamine’s role in the reinforcement of ‘rewarding’ behaviours.</w:t>
      </w:r>
      <w:r w:rsidR="00635646" w:rsidRPr="00DA405F">
        <w:rPr>
          <w:rFonts w:ascii="Times New Roman" w:eastAsiaTheme="minorEastAsia" w:hAnsi="Times New Roman" w:cs="Times New Roman"/>
          <w:iCs/>
          <w:color w:val="242729"/>
          <w:sz w:val="24"/>
          <w:szCs w:val="24"/>
          <w:shd w:val="clear" w:color="auto" w:fill="FFFFFF"/>
        </w:rPr>
        <w:t xml:space="preserve"> The incentive-sensitisation theory </w:t>
      </w:r>
      <w:r w:rsidR="00B423B2" w:rsidRPr="00DA405F">
        <w:rPr>
          <w:rFonts w:ascii="Times New Roman" w:eastAsiaTheme="minorEastAsia" w:hAnsi="Times New Roman" w:cs="Times New Roman"/>
          <w:iCs/>
          <w:color w:val="242729"/>
          <w:sz w:val="24"/>
          <w:szCs w:val="24"/>
          <w:shd w:val="clear" w:color="auto" w:fill="FFFFFF"/>
        </w:rPr>
        <w:t>builds</w:t>
      </w:r>
      <w:r w:rsidR="009916AA" w:rsidRPr="00DA405F">
        <w:rPr>
          <w:rFonts w:ascii="Times New Roman" w:eastAsiaTheme="minorEastAsia" w:hAnsi="Times New Roman" w:cs="Times New Roman"/>
          <w:iCs/>
          <w:color w:val="242729"/>
          <w:sz w:val="24"/>
          <w:szCs w:val="24"/>
          <w:shd w:val="clear" w:color="auto" w:fill="FFFFFF"/>
        </w:rPr>
        <w:t xml:space="preserve"> from these findings to posit that the mesolimbic dopamine pathway plays a central role in generating the craving for addictive drugs</w:t>
      </w:r>
      <w:r w:rsidR="00E005ED" w:rsidRPr="00DA405F">
        <w:rPr>
          <w:rFonts w:ascii="Times New Roman" w:eastAsiaTheme="minorEastAsia" w:hAnsi="Times New Roman" w:cs="Times New Roman"/>
          <w:iCs/>
          <w:color w:val="242729"/>
          <w:sz w:val="24"/>
          <w:szCs w:val="24"/>
          <w:shd w:val="clear" w:color="auto" w:fill="FFFFFF"/>
        </w:rPr>
        <w:t xml:space="preserve"> </w:t>
      </w:r>
      <w:r w:rsidR="00E005ED"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{"citationItems":[{"id":"ITEM-1","itemData":{"DOI":"10.1016/0165-0173(93)90013-P","ISSN":"01650173","PMID":"8401595","abstract":"This paper presents a biopsychological theory of drug addiction, the 'Incentive-Sensitization Theory'. The theory addresses three fundamental questions. The first is: why do addicts crave drugs? That is, what is the psychological and neurobiological basis of drug craving? The second is: why does drug craving persist even after long periods of abstinence? The third is whether 'wanting' drugs (drug craving) is attributable to 'liking' drugs (to the subjective pleasurable effects of drugs)? The theory posits the following. 1. (1) Addictive drugs share the ability to enhance mesotelencephalic dopamine neurotransmission. 2. (2) One psychological function of this neural system is to attribute 'incentive salience' to the perception and mental representation of events associated with activation of the system. Incentive salience is a psychological process that transforms the perception of stimuli, imbuing them with salience, making them attractive, 'wanted', incentive stimuli. 3. (3) In some individuals the repeated use of addictive drugs produces incremental neuroadaptations in this neural system, rendering it increasingly and perhaps permanently, hypersensitive ('sensitized') to drugs and drug-associated stimuli. The sensitization of dopamine systems is gated by associative learning, which causes excessive incentive salience to be attributed to the act of drug taking and to stimuli associated with drug taking. It is specifically the sensitization of incentive salience, therefore, that transforms ordinary 'wanting' into excessive drug craving. 4. (4) It is further proposed that sensitization of the neural systems responsible for incentive salience (for 'wanting') can occur independently of changes in neural systems that mediate the subjective pleasurable effects of drugs (drug 'liking') and of neural systems that mediate withdrawal. Thus, sensitization of incentive salience can produce addictive behavior (compulsive drug seeking and drug taking) even if the expectation of drug pleasure or the aversive properties of withdrawal are diminished and even in the face of strong disincentives, including the loss of reputation, job, home and family. We review evidence for this view of addiction and discuss its implications for understanding the psychology and neurobiology of addiction. © 1993.","author":[{"dropping-particle":"","family":"Robinson","given":"Terry E.","non-dropping-particle":"","parse-names":false,"suffix":""},{"dropping-particle":"","family":"Berridge","given":"Kent C.","non-dropping-particle":"","parse-names":false,"suffix":""}],"container-title":"Brain Research Reviews","id":"ITEM-1","issue":"3","issued":{"date-parts":[["1993"]]},"page":"247-291","title":"The neural basis of drug craving: An incentive-sensitization theory of addiction","type":"article-journal","volume":"18"},"uris":["http://www.mendeley.com/documents/?uuid=f35be444-f537-4a06-b8c6-6fa68b08d5d3"]}],"mendeley":{"formattedCitation":"(Robinson &amp; Berridge, 1993)","plainTextFormattedCitation":"(Robinson &amp; Berridge, 1993)","previouslyFormattedCitation":"(Robinson &amp; Berridge, 1993)"},"properties":{"noteIndex":0},"schema":"https://github.com/citation-style-language/schema/raw/master/csl-citation.json"}</w:instrText>
      </w:r>
      <w:r w:rsidR="00E005ED" w:rsidRPr="00DA405F">
        <w:rPr>
          <w:rFonts w:ascii="Times New Roman" w:eastAsiaTheme="minorEastAsia" w:hAnsi="Times New Roman" w:cs="Times New Roman"/>
          <w:iCs/>
          <w:color w:val="242729"/>
          <w:sz w:val="24"/>
          <w:szCs w:val="24"/>
          <w:shd w:val="clear" w:color="auto" w:fill="FFFFFF"/>
        </w:rPr>
        <w:fldChar w:fldCharType="separate"/>
      </w:r>
      <w:r w:rsidR="00E005ED" w:rsidRPr="00DA405F">
        <w:rPr>
          <w:rFonts w:ascii="Times New Roman" w:eastAsiaTheme="minorEastAsia" w:hAnsi="Times New Roman" w:cs="Times New Roman"/>
          <w:iCs/>
          <w:noProof/>
          <w:color w:val="242729"/>
          <w:sz w:val="24"/>
          <w:szCs w:val="24"/>
          <w:shd w:val="clear" w:color="auto" w:fill="FFFFFF"/>
        </w:rPr>
        <w:t>(Robinson &amp; Berridge, 1993)</w:t>
      </w:r>
      <w:r w:rsidR="00E005ED" w:rsidRPr="00DA405F">
        <w:rPr>
          <w:rFonts w:ascii="Times New Roman" w:eastAsiaTheme="minorEastAsia" w:hAnsi="Times New Roman" w:cs="Times New Roman"/>
          <w:iCs/>
          <w:color w:val="242729"/>
          <w:sz w:val="24"/>
          <w:szCs w:val="24"/>
          <w:shd w:val="clear" w:color="auto" w:fill="FFFFFF"/>
        </w:rPr>
        <w:fldChar w:fldCharType="end"/>
      </w:r>
      <w:r w:rsidR="00E005ED" w:rsidRPr="00DA405F">
        <w:rPr>
          <w:rFonts w:ascii="Times New Roman" w:eastAsiaTheme="minorEastAsia" w:hAnsi="Times New Roman" w:cs="Times New Roman"/>
          <w:iCs/>
          <w:color w:val="242729"/>
          <w:sz w:val="24"/>
          <w:szCs w:val="24"/>
          <w:shd w:val="clear" w:color="auto" w:fill="FFFFFF"/>
        </w:rPr>
        <w:t xml:space="preserve">; maladaptive or not, the dopaminergic pathways robustly </w:t>
      </w:r>
      <w:r w:rsidR="00CF6AF8" w:rsidRPr="00DA405F">
        <w:rPr>
          <w:rFonts w:ascii="Times New Roman" w:eastAsiaTheme="minorEastAsia" w:hAnsi="Times New Roman" w:cs="Times New Roman"/>
          <w:iCs/>
          <w:color w:val="242729"/>
          <w:sz w:val="24"/>
          <w:szCs w:val="24"/>
          <w:shd w:val="clear" w:color="auto" w:fill="FFFFFF"/>
        </w:rPr>
        <w:t>generate motivations which lead to choices</w:t>
      </w:r>
      <w:r w:rsidR="00E005ED" w:rsidRPr="00DA405F">
        <w:rPr>
          <w:rFonts w:ascii="Times New Roman" w:eastAsiaTheme="minorEastAsia" w:hAnsi="Times New Roman" w:cs="Times New Roman"/>
          <w:iCs/>
          <w:color w:val="242729"/>
          <w:sz w:val="24"/>
          <w:szCs w:val="24"/>
          <w:shd w:val="clear" w:color="auto" w:fill="FFFFFF"/>
        </w:rPr>
        <w:t xml:space="preserve">, and thus have an important role in any measurement of inferred utility. </w:t>
      </w:r>
    </w:p>
    <w:p w14:paraId="4C1C0392" w14:textId="328033BD" w:rsidR="00BC182D" w:rsidRPr="00DA405F" w:rsidRDefault="00CF6AF8"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Physiologically, disorders of dopamine in humans have a marked effect on a patient’s </w:t>
      </w:r>
      <w:r w:rsidR="00A201B6" w:rsidRPr="00DA405F">
        <w:rPr>
          <w:rFonts w:ascii="Times New Roman" w:eastAsiaTheme="minorEastAsia" w:hAnsi="Times New Roman" w:cs="Times New Roman"/>
          <w:iCs/>
          <w:color w:val="242729"/>
          <w:sz w:val="24"/>
          <w:szCs w:val="24"/>
          <w:shd w:val="clear" w:color="auto" w:fill="FFFFFF"/>
        </w:rPr>
        <w:t xml:space="preserve">motivations. Parkinson’s </w:t>
      </w:r>
      <w:r w:rsidR="00050BD7" w:rsidRPr="00DA405F">
        <w:rPr>
          <w:rFonts w:ascii="Times New Roman" w:eastAsiaTheme="minorEastAsia" w:hAnsi="Times New Roman" w:cs="Times New Roman"/>
          <w:iCs/>
          <w:color w:val="242729"/>
          <w:sz w:val="24"/>
          <w:szCs w:val="24"/>
          <w:shd w:val="clear" w:color="auto" w:fill="FFFFFF"/>
        </w:rPr>
        <w:t>disease, which involves the destruction of dopaminergic neurons in the substantia nigra, is well known to induce apathy (a motivational deficit)</w:t>
      </w:r>
      <w:r w:rsidR="009368A6" w:rsidRPr="00DA405F">
        <w:rPr>
          <w:rFonts w:ascii="Times New Roman" w:eastAsiaTheme="minorEastAsia" w:hAnsi="Times New Roman" w:cs="Times New Roman"/>
          <w:iCs/>
          <w:color w:val="242729"/>
          <w:sz w:val="24"/>
          <w:szCs w:val="24"/>
          <w:shd w:val="clear" w:color="auto" w:fill="FFFFFF"/>
        </w:rPr>
        <w:t xml:space="preserve"> in sufferers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{"citationItems":[{"id":"ITEM-1","itemData":{"DOI":"10.1002/mds.26208","ISSN":"15318257","PMID":"25787145","abstract":"Apathy is a frequently reported neuropsychiatric symptom in Parkinson's disease (PD), but its prevalence and clinical correlates are debated. We aimed to address these issues by conducting a systematic review and meta-analysis. Embase, Medline/PubMed, and PsychINFO databases were searched for relevant studies. Data were extracted by two independent observers, using predefined extraction forms tailored specifically to the research question. From 1,702 titles and abstracts, 23 studies were selected. Meta-analysis showed a prevalence of apathy in PD of 39.8% (n=5,388, 905% CI 34.6-45.0%). Apathy was associated with higher age (3.3 years, 95% CI=1.7-4.9), lower mean Mini-Mental State Evaluation (MMSE) score (-1.4 points, 95% CI=-2.1 to -0.8), an increased risk of co-morbid depression (relative risk [RR]=2.3, 95% CI=1.9-2.8), higher Unified Parkinson's Disease Rating Scale (UPDRS) motor score (6.5 points, 95% CI=2.6-10.3), and more severe disability (Hedges-G=0.5, 95% CI=0.3-0.6). Half of the patients with apathy had concomitant depression (57.2%, 95% CI=49.4-64.9%), and this estimate was similar after exclusion of patients with cognitive impairment (52.5%, 95% CI=42.2%-62.8%). In conclusion, we found that apathy affects almost 40% of patients with PD. Several factors influence reported prevalence rates, contributing to the considerable heterogeneity in study results. Half of patients with apathy do not suffer from concomitant depression or cognitive impairment, confirming its status as a separate clinical syndrome in PD. The pervasiveness of apathy in PD warrants research into its treatment, although different underlying pathophysiological mechanisms may require different treatment strategies. Treatment of apathy could improve patient quality of life, reduce caregiver burden, alleviate disability by increasing motivation for self-care, and reduce cognitive impairment by improving executive functioning.","author":[{"dropping-particle":"","family":"Brok","given":"Melina G.H.E.","non-dropping-particle":"den","parse-names":false,"suffix":""},{"dropping-particle":"","family":"Dalen","given":"Jan Willem","non-dropping-particle":"van","parse-names":false,"suffix":""},{"dropping-particle":"","family":"Gool","given":"Willem A.","non-dropping-particle":"van","parse-names":false,"suffix":""},{"dropping-particle":"","family":"Moll van Charante","given":"Eric P.","non-dropping-particle":"","parse-names":false,"suffix":""},{"dropping-particle":"","family":"Bie","given":"Rob M.A.","non-dropping-particle":"de","parse-names":false,"suffix":""},{"dropping-particle":"","family":"Richard","given":"Edo","non-dropping-particle":"","parse-names":false,"suffix":""}],"container-title":"Movement Disorders","id":"ITEM-1","issue":"6","issued":{"date-parts":[["2015"]]},"page":"759-769","title":"Apathy in Parkinson's disease: A systematic review and meta-analysis","type":"article-journal","volume":"30"},"uris":["http://www.mendeley.com/documents/?uuid=9e5aad49-0243-4bd0-bdaf-5d6b6255f4a6"]}],"mendeley":{"formattedCitation":"(den Brok et al., 2015)","plainTextFormattedCitation":"(den Brok et al., 2015)","previouslyFormattedCitation":"(den Brok et al., 2015)"},"properties":{"noteIndex":0},"schema":"https://github.com/citation-style-language/schema/raw/master/csl-citation.json"}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(den Brok et al., 2015)</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which can be lifted in many patients by the application of the dopamine precursor L-Dopa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{"citationItems":[{"id":"ITEM-1","itemData":{"DOI":"10.1016/S0028-3932(02)00108-2","ISSN":"00283932","PMID":"12417456","abstract":"\"Orbitofrontal\" and \"cingulate\" striatofrontal loops and the mesolimbic dopaminergic system that modulates their function have been implicated in motivation and sensitivity to reinforcement in animals. Parkinson's disease (PD) provides a model to assess their implications in humans. The aims of the study were to investigate motivation and sensitivity to reinforcement in non-demented and -depressed PD patients and to evaluate the influence of dopaminergic therapy by comparing patients in \"on\" (with L-Dopa) and \"off\" (without L-Dopa) states. Twenty-three PD patients were compared, in both the \"on\" and \"off\" states, to 28 controls, using: (1) an Apathy Scale; (2) Stimulus-Reward Learning, Reversal, and Extinction tasks; and (3) a Gambling task. PD patients were found: (1) mildly apathetic; (2) impaired on Stimulus-Reward Learning and Reversal, but not on Extinction; and (3) able to progress in the Gambling task during the first, but not the second assessment. There was no significant correlation between these various deficits. L-Dopa treatment clearly improved motivation, but had more limited and contrasting effects on other variables, decreasing the number of omission errors in Reversal, but increasing the number of perseveration errors in Extinction. These results suggest: (1) an implication of striatofrontal loops in human motivation and explicit and implicit sensitivity to reinforcement; (2) a positive influence of L-Dopa treatment on the subjective evaluation of motivation, but contrasting effects on reward sensitivity. © 2002 Elsevier Science Ltd. All rights reserved.","author":[{"dropping-particle":"","family":"Czernecki","given":"V.","non-dropping-particle":"","parse-names":false,"suffix":""},{"dropping-particle":"","family":"Pillon","given":"B.","non-dropping-particle":"","parse-names":false,"suffix":""},{"dropping-particle":"","family":"Houeto","given":"J. L.","non-dropping-particle":"","parse-names":false,"suffix":""},{"dropping-particle":"","family":"Pochon","given":"J. B.","non-dropping-particle":"","parse-names":false,"suffix":""},{"dropping-particle":"","family":"Levy","given":"R.","non-dropping-particle":"","parse-names":false,"suffix":""},{"dropping-particle":"","family":"Dubois","given":"B.","non-dropping-particle":"","parse-names":false,"suffix":""}],"container-title":"Neuropsychologia","id":"ITEM-1","issue":"13","issued":{"date-parts":[["2002"]]},"page":"2257-2267","title":"Motivation, reward, and Parkinson's disease: Influence of dopatherapy","type":"article-journal","volume":"40"},"uris":["http://www.mendeley.com/documents/?uuid=d3cd72c2-a815-4f68-9c74-5e989b0a1e19"]}],"mendeley":{"formattedCitation":"(Czernecki et al., 2002)","plainTextFormattedCitation":"(Czernecki et al., 2002)","previouslyFormattedCitation":"(Czernecki et al., 2002)"},"properties":{"noteIndex":0},"schema":"https://github.com/citation-style-language/schema/raw/master/csl-citation.json"}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(Czernecki et al., 2002)</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t>
      </w:r>
      <w:r w:rsidR="00BC182D" w:rsidRPr="00DA405F">
        <w:rPr>
          <w:rFonts w:ascii="Times New Roman" w:eastAsiaTheme="minorEastAsia" w:hAnsi="Times New Roman" w:cs="Times New Roman"/>
          <w:iCs/>
          <w:color w:val="242729"/>
          <w:sz w:val="24"/>
          <w:szCs w:val="24"/>
          <w:shd w:val="clear" w:color="auto" w:fill="FFFFFF"/>
        </w:rPr>
        <w:t xml:space="preserve">In many patients, attempts to address the reduction in dopaminergic activity can lead to the opposite outcome of compulsive behaviour such as excessive gambling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{"citationItems":[{"id":"ITEM-1","itemData":{"DOI":"10.1002/mds.21110","ISSN":"08853185","PMID":"17013907","abstract":"Excessive gambling is recognized with dopamine agonist therapy, but the prevalence is unknown. We assessed the prevalence of excess gambling by specific prospective enquiry in Parkinson's disease patients attending six West Scotland movement disorder clinics. Of 388 patients taking anti-Parkinson medication, 17 (4.4%), developed pathological gambling, all of whom were prescribed dopamine agonists. Thus, 8% of patients taking dopamine agonists had pathological gambling. Pathological gambling is not uncommon, and patients should be made aware of this potential adverse effect. © 2006 Movement Disorder Society.","author":[{"dropping-particle":"","family":"Grosset","given":"Katherine A.","non-dropping-particle":"","parse-names":false,"suffix":""},{"dropping-particle":"","family":"Macphee","given":"Graeme","non-dropping-particle":"","parse-names":false,"suffix":""},{"dropping-particle":"","family":"Pal","given":"Guru","non-dropping-particle":"","parse-names":false,"suffix":""},{"dropping-particle":"","family":"Stewart","given":"David","non-dropping-particle":"","parse-names":false,"suffix":""},{"dropping-particle":"","family":"Watt","given":"Andrew","non-dropping-particle":"","parse-names":false,"suffix":""},{"dropping-particle":"","family":"Davie","given":"Jim","non-dropping-particle":"","parse-names":false,"suffix":""},{"dropping-particle":"","family":"Grosset","given":"D. G.","non-dropping-particle":"","parse-names":false,"suffix":""}],"container-title":"Movement Disorders","id":"ITEM-1","issue":"12","issued":{"date-parts":[["2006"]]},"page":"2206-2208","title":"Problematic gambling on dopamine agonists: Not such a rarity","type":"article-journal","volume":"21"},"uris":["http://www.mendeley.com/documents/?uuid=3025bbad-df1c-4b71-ae8e-e65e937c0191"]}],"mendeley":{"formattedCitation":"(Grosset et al., 2006)","plainTextFormattedCitation":"(Grosset et al., 2006)","previouslyFormattedCitation":"(Grosset et al., 2006)"},"properties":{"noteIndex":0},"schema":"https://github.com/citation-style-language/schema/raw/master/csl-citation.json"}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(Grosset et al., 2006)</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and </w:t>
      </w:r>
      <w:commentRangeStart w:id="14"/>
      <w:r w:rsidR="00BC182D" w:rsidRPr="00DA405F">
        <w:rPr>
          <w:rFonts w:ascii="Times New Roman" w:eastAsiaTheme="minorEastAsia" w:hAnsi="Times New Roman" w:cs="Times New Roman"/>
          <w:iCs/>
          <w:color w:val="242729"/>
          <w:sz w:val="24"/>
          <w:szCs w:val="24"/>
          <w:shd w:val="clear" w:color="auto" w:fill="FFFFFF"/>
        </w:rPr>
        <w:t>hypersexuality</w:t>
      </w:r>
      <w:commentRangeEnd w:id="14"/>
      <w:r w:rsidR="006C6BE6">
        <w:rPr>
          <w:rStyle w:val="CommentReference"/>
        </w:rPr>
        <w:commentReference w:id="14"/>
      </w:r>
      <w:r w:rsidR="00BC182D" w:rsidRPr="00DA405F">
        <w:rPr>
          <w:rFonts w:ascii="Times New Roman" w:eastAsiaTheme="minorEastAsia" w:hAnsi="Times New Roman" w:cs="Times New Roman"/>
          <w:iCs/>
          <w:color w:val="242729"/>
          <w:sz w:val="24"/>
          <w:szCs w:val="24"/>
          <w:shd w:val="clear" w:color="auto" w:fill="FFFFFF"/>
        </w:rPr>
        <w:t xml:space="preserve">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A3753B"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{"citationItems":[{"id":"ITEM-1","itemData":{"DOI":"10.1002/mds.10250","ISSN":"08853185","PMID":"12465083","author":[{"dropping-particle":"","family":"Romito","given":"L. M.","non-dropping-particle":"","parse-names":false,"suffix":""},{"dropping-particle":"","family":"Raja","given":"M.","non-dropping-particle":"","parse-names":false,"suffix":""},{"dropping-particle":"","family":"Daniele","given":"A.","non-dropping-particle":"","parse-names":false,"suffix":""},{"dropping-particle":"","family":"Fiorella Contarino","given":"M.","non-dropping-particle":"","parse-names":false,"suffix":""},{"dropping-particle":"","family":"Bentivoglio","given":"A. R.","non-dropping-particle":"","parse-names":false,"suffix":""},{"dropping-particle":"","family":"Barbier","given":"A.","non-dropping-particle":"","parse-names":false,"suffix":""},{"dropping-particle":"","family":"Scerrati","given":"M.","non-dropping-particle":"","parse-names":false,"suffix":""},{"dropping-particle":"","family":"Albanese","given":"A.","non-dropping-particle":"","parse-names":false,"suffix":""}],"container-title":"Movement Disorders","id":"ITEM-1","issue":"6","issued":{"date-parts":[["2002"]]},"title":"Transient mania with hypersexuality after surgery for high frequency stimulation of the subthalamic nucleus in Parkinson's disease","type":"article-journal","volume":"17"},"uris":["http://www.mendeley.com/documents/?uuid=9dec650e-111f-47ef-96bb-74c856b47426"]}],"mendeley":{"formattedCitation":"(Romito et al., 2002)","plainTextFormattedCitation":"(Romito et al., 2002)","previouslyFormattedCitation":"(Romito et al., 2002)"},"properties":{"noteIndex":0},"schema":"https://github.com/citation-style-language/schema/raw/master/csl-citation.json"}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(Romito et al., 2002)</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w:t>
      </w:r>
      <w:r w:rsidR="00FE0D9F" w:rsidRPr="00DA405F">
        <w:rPr>
          <w:rFonts w:ascii="Times New Roman" w:eastAsiaTheme="minorEastAsia" w:hAnsi="Times New Roman" w:cs="Times New Roman"/>
          <w:iCs/>
          <w:color w:val="242729"/>
          <w:sz w:val="24"/>
          <w:szCs w:val="24"/>
          <w:shd w:val="clear" w:color="auto" w:fill="FFFFFF"/>
        </w:rPr>
        <w:t>Dopaminergic dysfunction is also implicated in schizophrenia</w:t>
      </w:r>
      <w:r w:rsidR="00A3753B" w:rsidRPr="00DA405F">
        <w:rPr>
          <w:rFonts w:ascii="Times New Roman" w:eastAsiaTheme="minorEastAsia" w:hAnsi="Times New Roman" w:cs="Times New Roman"/>
          <w:iCs/>
          <w:color w:val="242729"/>
          <w:sz w:val="24"/>
          <w:szCs w:val="24"/>
          <w:shd w:val="clear" w:color="auto" w:fill="FFFFFF"/>
        </w:rPr>
        <w:t xml:space="preserve">, a condition in which sufferers also regularly suffer from apathy. In such patients, ventral striatal responses to reward cues are dampened </w:t>
      </w:r>
      <w:r w:rsidR="00A3753B" w:rsidRPr="00DA405F">
        <w:rPr>
          <w:rFonts w:ascii="Times New Roman" w:eastAsiaTheme="minorEastAsia" w:hAnsi="Times New Roman" w:cs="Times New Roman"/>
          <w:iCs/>
          <w:color w:val="242729"/>
          <w:sz w:val="24"/>
          <w:szCs w:val="24"/>
          <w:shd w:val="clear" w:color="auto" w:fill="FFFFFF"/>
        </w:rPr>
        <w:fldChar w:fldCharType="begin" w:fldLock="1"/>
      </w:r>
      <w:r w:rsidR="00AD101F" w:rsidRPr="00DA405F">
        <w:rPr>
          <w:rFonts w:ascii="Times New Roman" w:eastAsiaTheme="minorEastAsia" w:hAnsi="Times New Roman" w:cs="Times New Roman"/>
          <w:iCs/>
          <w:color w:val="242729"/>
          <w:sz w:val="24"/>
          <w:szCs w:val="24"/>
          <w:shd w:val="clear" w:color="auto" w:fill="FFFFFF"/>
        </w:rPr>
        <w:instrText>ADDIN CSL_CITATION {"citationItems":[{"id":"ITEM-1","itemData":{"DOI":"10.1016/j.neuroimage.2005.07.051","ISSN":"10538119","PMID":"16139525","abstract":"Background: Negative symptoms may be associated with dysfunction of the brain reward system in schizophrenia. We used functional magnetic resonance imaging (fMRI) to assess the BOLD response in the ventral striatum of unmedicated schizophrenics during presentation of reward-indicating and loss-indicating stimuli. Methods: A total of 10 schizophrenic men (7 never medicated, 3 unmedicated for at least 2 years) and 10 age-matched healthy male volunteers participated in an incentive monetary delay task, in which visual cues predicted that a rapid response to a subsequent target stimulus would result either in monetary gain or loss or would have no consequence. Results: Compared to healthy controls, unmedicated schizophrenics showed reduced ventral striatal activation during the presentation of reward-indicating cues. Decreased activation of the left ventral striatum was inversely correlated with the severity of negative (and trendwise positive) symptoms. Discussion: Reduced activation in one of the central areas of the brain reward system, the ventral striatum, was correlated with the severity of negative symptoms in medication-free schizophrenics. In unmedicated schizophrenic patients, a high striatal dopamine turnover may increase the \"noise\" in the reward system, thus interfering with the neuronal processing of reward-predicting cues by phasic dopamine release. This, in turn, may contribute to negative symptoms as such as anhedonia, apathy, and loss of drive and motivation. © 2005 Elsevier Inc. All rights reserved.","author":[{"dropping-particle":"","family":"Juckel","given":"Georg","non-dropping-particle":"","parse-names":false,"suffix":""},{"dropping-particle":"","family":"Schlagenhauf","given":"Florian","non-dropping-particle":"","parse-names":false,"suffix":""},{"dropping-particle":"","family":"Koslowski","given":"Michael","non-dropping-particle":"","parse-names":false,"suffix":""},{"dropping-particle":"","family":"Wüstenberg","given":"Torsten","non-dropping-particle":"","parse-names":false,"suffix":""},{"dropping-particle":"","family":"Villringer","given":"Arno","non-dropping-particle":"","parse-names":false,"suffix":""},{"dropping-particle":"","family":"Knutson","given":"Brian","non-dropping-particle":"","parse-names":false,"suffix":""},{"dropping-particle":"","family":"Wrase","given":"Jana","non-dropping-particle":"","parse-names":false,"suffix":""},{"dropping-particle":"","family":"Heinz","given":"Andreas","non-dropping-particle":"","parse-names":false,"suffix":""}],"container-title":"NeuroImage","id":"ITEM-1","issue":"2","issued":{"date-parts":[["2006"]]},"page":"409-416","title":"Dysfunction of ventral striatal reward prediction in schizophrenia","type":"article-journal","volume":"29"},"uris":["http://www.mendeley.com/documents/?uuid=865e6a45-5585-49d5-824a-ffcd860b2c56"]}],"mendeley":{"formattedCitation":"(Juckel et al., 2006)","plainTextFormattedCitation":"(Juckel et al., 2006)","previouslyFormattedCitation":"(Juckel et al., 2006)"},"properties":{"noteIndex":0},"schema":"https://github.com/citation-style-language/schema/raw/master/csl-citation.json"}</w:instrText>
      </w:r>
      <w:r w:rsidR="00A3753B" w:rsidRPr="00DA405F">
        <w:rPr>
          <w:rFonts w:ascii="Times New Roman" w:eastAsiaTheme="minorEastAsia" w:hAnsi="Times New Roman" w:cs="Times New Roman"/>
          <w:iCs/>
          <w:color w:val="242729"/>
          <w:sz w:val="24"/>
          <w:szCs w:val="24"/>
          <w:shd w:val="clear" w:color="auto" w:fill="FFFFFF"/>
        </w:rPr>
        <w:fldChar w:fldCharType="separate"/>
      </w:r>
      <w:r w:rsidR="00A3753B" w:rsidRPr="00DA405F">
        <w:rPr>
          <w:rFonts w:ascii="Times New Roman" w:eastAsiaTheme="minorEastAsia" w:hAnsi="Times New Roman" w:cs="Times New Roman"/>
          <w:iCs/>
          <w:noProof/>
          <w:color w:val="242729"/>
          <w:sz w:val="24"/>
          <w:szCs w:val="24"/>
          <w:shd w:val="clear" w:color="auto" w:fill="FFFFFF"/>
        </w:rPr>
        <w:t>(Juckel et al., 2006)</w:t>
      </w:r>
      <w:r w:rsidR="00A3753B" w:rsidRPr="00DA405F">
        <w:rPr>
          <w:rFonts w:ascii="Times New Roman" w:eastAsiaTheme="minorEastAsia" w:hAnsi="Times New Roman" w:cs="Times New Roman"/>
          <w:iCs/>
          <w:color w:val="242729"/>
          <w:sz w:val="24"/>
          <w:szCs w:val="24"/>
          <w:shd w:val="clear" w:color="auto" w:fill="FFFFFF"/>
        </w:rPr>
        <w:fldChar w:fldCharType="end"/>
      </w:r>
      <w:r w:rsidR="00A3753B" w:rsidRPr="00DA405F">
        <w:rPr>
          <w:rFonts w:ascii="Times New Roman" w:eastAsiaTheme="minorEastAsia" w:hAnsi="Times New Roman" w:cs="Times New Roman"/>
          <w:iCs/>
          <w:color w:val="242729"/>
          <w:sz w:val="24"/>
          <w:szCs w:val="24"/>
          <w:shd w:val="clear" w:color="auto" w:fill="FFFFFF"/>
        </w:rPr>
        <w:t>.</w:t>
      </w:r>
    </w:p>
    <w:p w14:paraId="1328D659" w14:textId="308F1AAF" w:rsidR="00E75D86" w:rsidRPr="00DA405F" w:rsidRDefault="0032271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As previously mentioned,</w:t>
      </w:r>
      <w:r w:rsidR="009551C8" w:rsidRPr="00DA405F">
        <w:rPr>
          <w:rFonts w:ascii="Times New Roman" w:eastAsiaTheme="minorEastAsia" w:hAnsi="Times New Roman" w:cs="Times New Roman"/>
          <w:iCs/>
          <w:color w:val="242729"/>
          <w:sz w:val="24"/>
          <w:szCs w:val="24"/>
          <w:shd w:val="clear" w:color="auto" w:fill="FFFFFF"/>
        </w:rPr>
        <w:t xml:space="preserve"> choices and actions are only </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rewarding</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 xml:space="preserve"> insofar as they can reinforce said behaviour. Therefore, there is a crucial link between reward and learning. One influential model of learning dictates that</w:t>
      </w:r>
      <w:r w:rsidR="00AD101F" w:rsidRPr="00DA405F">
        <w:rPr>
          <w:rFonts w:ascii="Times New Roman" w:eastAsiaTheme="minorEastAsia" w:hAnsi="Times New Roman" w:cs="Times New Roman"/>
          <w:iCs/>
          <w:color w:val="242729"/>
          <w:sz w:val="24"/>
          <w:szCs w:val="24"/>
          <w:shd w:val="clear" w:color="auto" w:fill="FFFFFF"/>
        </w:rPr>
        <w:t xml:space="preserve"> the</w:t>
      </w:r>
      <w:r w:rsidR="00A06A3F" w:rsidRPr="00DA405F">
        <w:rPr>
          <w:rFonts w:ascii="Times New Roman" w:eastAsiaTheme="minorEastAsia" w:hAnsi="Times New Roman" w:cs="Times New Roman"/>
          <w:iCs/>
          <w:color w:val="242729"/>
          <w:sz w:val="24"/>
          <w:szCs w:val="24"/>
          <w:shd w:val="clear" w:color="auto" w:fill="FFFFFF"/>
        </w:rPr>
        <w:t xml:space="preserve"> rate of learning depends on the</w:t>
      </w:r>
      <w:r w:rsidR="00AD101F" w:rsidRPr="00DA405F">
        <w:rPr>
          <w:rFonts w:ascii="Times New Roman" w:eastAsiaTheme="minorEastAsia" w:hAnsi="Times New Roman" w:cs="Times New Roman"/>
          <w:iCs/>
          <w:color w:val="242729"/>
          <w:sz w:val="24"/>
          <w:szCs w:val="24"/>
          <w:shd w:val="clear" w:color="auto" w:fill="FFFFFF"/>
        </w:rPr>
        <w:t xml:space="preserve"> association between a cause and effect</w:t>
      </w:r>
      <w:r w:rsidR="00A06A3F" w:rsidRPr="00DA405F">
        <w:rPr>
          <w:rFonts w:ascii="Times New Roman" w:eastAsiaTheme="minorEastAsia" w:hAnsi="Times New Roman" w:cs="Times New Roman"/>
          <w:iCs/>
          <w:color w:val="242729"/>
          <w:sz w:val="24"/>
          <w:szCs w:val="24"/>
          <w:shd w:val="clear" w:color="auto" w:fill="FFFFFF"/>
        </w:rPr>
        <w:t xml:space="preserve">, i.e. </w:t>
      </w:r>
      <w:r w:rsidR="00285DFE" w:rsidRPr="00DA405F">
        <w:rPr>
          <w:rFonts w:ascii="Times New Roman" w:eastAsiaTheme="minorEastAsia" w:hAnsi="Times New Roman" w:cs="Times New Roman"/>
          <w:iCs/>
          <w:color w:val="242729"/>
          <w:sz w:val="24"/>
          <w:szCs w:val="24"/>
          <w:shd w:val="clear" w:color="auto" w:fill="FFFFFF"/>
        </w:rPr>
        <w:t xml:space="preserve">is </w:t>
      </w:r>
      <w:r w:rsidR="00A06A3F" w:rsidRPr="00DA405F">
        <w:rPr>
          <w:rFonts w:ascii="Times New Roman" w:eastAsiaTheme="minorEastAsia" w:hAnsi="Times New Roman" w:cs="Times New Roman"/>
          <w:iCs/>
          <w:color w:val="242729"/>
          <w:sz w:val="24"/>
          <w:szCs w:val="24"/>
          <w:shd w:val="clear" w:color="auto" w:fill="FFFFFF"/>
        </w:rPr>
        <w:t xml:space="preserve">as </w:t>
      </w:r>
      <w:r w:rsidR="00AD101F" w:rsidRPr="00DA405F">
        <w:rPr>
          <w:rFonts w:ascii="Times New Roman" w:eastAsiaTheme="minorEastAsia" w:hAnsi="Times New Roman" w:cs="Times New Roman"/>
          <w:iCs/>
          <w:color w:val="242729"/>
          <w:sz w:val="24"/>
          <w:szCs w:val="24"/>
          <w:shd w:val="clear" w:color="auto" w:fill="FFFFFF"/>
        </w:rPr>
        <w:t>strong</w:t>
      </w:r>
      <w:r w:rsidR="00A06A3F" w:rsidRPr="00DA405F">
        <w:rPr>
          <w:rFonts w:ascii="Times New Roman" w:eastAsiaTheme="minorEastAsia" w:hAnsi="Times New Roman" w:cs="Times New Roman"/>
          <w:iCs/>
          <w:color w:val="242729"/>
          <w:sz w:val="24"/>
          <w:szCs w:val="24"/>
          <w:shd w:val="clear" w:color="auto" w:fill="FFFFFF"/>
        </w:rPr>
        <w:t xml:space="preserve"> as</w:t>
      </w:r>
      <w:r w:rsidR="00AD101F" w:rsidRPr="00DA405F">
        <w:rPr>
          <w:rFonts w:ascii="Times New Roman" w:eastAsiaTheme="minorEastAsia" w:hAnsi="Times New Roman" w:cs="Times New Roman"/>
          <w:iCs/>
          <w:color w:val="242729"/>
          <w:sz w:val="24"/>
          <w:szCs w:val="24"/>
          <w:shd w:val="clear" w:color="auto" w:fill="FFFFFF"/>
        </w:rPr>
        <w:t xml:space="preserve"> the prediction of the effect from th</w:t>
      </w:r>
      <w:r w:rsidR="005611AE" w:rsidRPr="00DA405F">
        <w:rPr>
          <w:rFonts w:ascii="Times New Roman" w:eastAsiaTheme="minorEastAsia" w:hAnsi="Times New Roman" w:cs="Times New Roman"/>
          <w:iCs/>
          <w:color w:val="242729"/>
          <w:sz w:val="24"/>
          <w:szCs w:val="24"/>
          <w:shd w:val="clear" w:color="auto" w:fill="FFFFFF"/>
        </w:rPr>
        <w:t xml:space="preserve">e cause </w:t>
      </w:r>
      <w:r w:rsidR="005611AE" w:rsidRPr="00DA405F">
        <w:rPr>
          <w:rFonts w:ascii="Times New Roman" w:eastAsiaTheme="minorEastAsia" w:hAnsi="Times New Roman" w:cs="Times New Roman"/>
          <w:iCs/>
          <w:color w:val="242729"/>
          <w:sz w:val="24"/>
          <w:szCs w:val="24"/>
          <w:shd w:val="clear" w:color="auto" w:fill="FFFFFF"/>
        </w:rPr>
        <w:fldChar w:fldCharType="begin" w:fldLock="1"/>
      </w:r>
      <w:r w:rsidR="004C59BC"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Rescorla","given":"R.","non-dropping-particle":"","parse-names":false,"suffix":""},{"dropping-particle":"","family":"Wagner","given":"A.","non-dropping-particle":"","parse-names":false,"suffix":""}],"container-title":"Classical conditioning II: Current research and theory","id":"ITEM-1","issue":"January 1972","issued":{"date-parts":[["1972"]]},"page":"64-99","title":"A theory of Pavlovian conditioning: Variations in the effectiveness of reinforcement and nonreinforcement","type":"article-journal"},"uris":["http://www.mendeley.com/documents/?uuid=d1e0e54d-f9f4-4641-baa4-857bb52c886f"]}],"mendeley":{"formattedCitation":"(Rescorla &amp; Wagner, 1972)","plainTextFormattedCitation":"(Rescorla &amp; Wagner, 1972)","previouslyFormattedCitation":"(Rescorla &amp; Wagner, 1972)"},"properties":{"noteIndex":0},"schema":"https://github.com/citation-style-language/schema/raw/master/csl-citation.json"}</w:instrText>
      </w:r>
      <w:r w:rsidR="005611AE" w:rsidRPr="00DA405F">
        <w:rPr>
          <w:rFonts w:ascii="Times New Roman" w:eastAsiaTheme="minorEastAsia" w:hAnsi="Times New Roman" w:cs="Times New Roman"/>
          <w:iCs/>
          <w:color w:val="242729"/>
          <w:sz w:val="24"/>
          <w:szCs w:val="24"/>
          <w:shd w:val="clear" w:color="auto" w:fill="FFFFFF"/>
        </w:rPr>
        <w:fldChar w:fldCharType="separate"/>
      </w:r>
      <w:r w:rsidR="005611AE" w:rsidRPr="00DA405F">
        <w:rPr>
          <w:rFonts w:ascii="Times New Roman" w:eastAsiaTheme="minorEastAsia" w:hAnsi="Times New Roman" w:cs="Times New Roman"/>
          <w:iCs/>
          <w:noProof/>
          <w:color w:val="242729"/>
          <w:sz w:val="24"/>
          <w:szCs w:val="24"/>
          <w:shd w:val="clear" w:color="auto" w:fill="FFFFFF"/>
        </w:rPr>
        <w:t>(Rescorla &amp; Wagner, 1972)</w:t>
      </w:r>
      <w:r w:rsidR="005611AE" w:rsidRPr="00DA405F">
        <w:rPr>
          <w:rFonts w:ascii="Times New Roman" w:eastAsiaTheme="minorEastAsia" w:hAnsi="Times New Roman" w:cs="Times New Roman"/>
          <w:iCs/>
          <w:color w:val="242729"/>
          <w:sz w:val="24"/>
          <w:szCs w:val="24"/>
          <w:shd w:val="clear" w:color="auto" w:fill="FFFFFF"/>
        </w:rPr>
        <w:fldChar w:fldCharType="end"/>
      </w:r>
      <w:r w:rsidR="005611AE" w:rsidRPr="00DA405F">
        <w:rPr>
          <w:rFonts w:ascii="Times New Roman" w:eastAsiaTheme="minorEastAsia" w:hAnsi="Times New Roman" w:cs="Times New Roman"/>
          <w:iCs/>
          <w:color w:val="242729"/>
          <w:sz w:val="24"/>
          <w:szCs w:val="24"/>
          <w:shd w:val="clear" w:color="auto" w:fill="FFFFFF"/>
        </w:rPr>
        <w:t xml:space="preserve">. </w:t>
      </w:r>
      <w:r w:rsidR="00A06A3F" w:rsidRPr="00DA405F">
        <w:rPr>
          <w:rFonts w:ascii="Times New Roman" w:eastAsiaTheme="minorEastAsia" w:hAnsi="Times New Roman" w:cs="Times New Roman"/>
          <w:iCs/>
          <w:color w:val="242729"/>
          <w:sz w:val="24"/>
          <w:szCs w:val="24"/>
          <w:shd w:val="clear" w:color="auto" w:fill="FFFFFF"/>
        </w:rPr>
        <w:t xml:space="preserve">The </w:t>
      </w:r>
      <w:r w:rsidR="00285DFE" w:rsidRPr="00DA405F">
        <w:rPr>
          <w:rFonts w:ascii="Times New Roman" w:eastAsiaTheme="minorEastAsia" w:hAnsi="Times New Roman" w:cs="Times New Roman"/>
          <w:iCs/>
          <w:color w:val="242729"/>
          <w:sz w:val="24"/>
          <w:szCs w:val="24"/>
          <w:shd w:val="clear" w:color="auto" w:fill="FFFFFF"/>
        </w:rPr>
        <w:t>update in the association between such a cause (the conditioned stimulus) and effect (unconditioned stimulus) can be written as:</w:t>
      </w:r>
    </w:p>
    <w:p w14:paraId="33D8E05E" w14:textId="0E4E6DD6" w:rsidR="00E75D86" w:rsidRPr="00DA405F" w:rsidRDefault="00E75D86" w:rsidP="00E75D86">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7</w:t>
      </w:r>
      <w:r w:rsidRPr="00DA405F">
        <w:rPr>
          <w:rFonts w:cs="Times New Roman"/>
        </w:rPr>
        <w:fldChar w:fldCharType="end"/>
      </w:r>
    </w:p>
    <w:p w14:paraId="10FCF6BD" w14:textId="03AB2E8A" w:rsidR="00322716" w:rsidRPr="00DA405F" w:rsidRDefault="00E75D86" w:rsidP="00BC182D">
      <w:pPr>
        <w:rPr>
          <w:rFonts w:ascii="Times New Roman" w:eastAsiaTheme="minorEastAsia" w:hAnsi="Times New Roman" w:cs="Times New Roman"/>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=αβ</m:t>
          </m:r>
          <m:d>
            <m:dPr>
              <m:ctrlPr>
                <w:rPr>
                  <w:rFonts w:ascii="Cambria Math" w:eastAsiaTheme="minorEastAsia" w:hAnsi="Cambria Math" w:cs="Times New Roman"/>
                  <w:i/>
                  <w:iCs/>
                  <w:color w:val="242729"/>
                  <w:sz w:val="24"/>
                  <w:szCs w:val="24"/>
                  <w:shd w:val="clear" w:color="auto" w:fill="FFFFFF"/>
                </w:rPr>
              </m:ctrlPr>
            </m:dPr>
            <m:e>
              <m:r>
                <w:rPr>
                  <w:rFonts w:ascii="Cambria Math" w:eastAsiaTheme="minorEastAsia" w:hAnsi="Cambria Math" w:cs="Times New Roman"/>
                  <w:color w:val="242729"/>
                  <w:sz w:val="24"/>
                  <w:szCs w:val="24"/>
                  <w:shd w:val="clear" w:color="auto" w:fill="FFFFFF"/>
                </w:rPr>
                <m:t>λ-</m:t>
              </m:r>
              <m:nary>
                <m:naryPr>
                  <m:chr m:val="∑"/>
                  <m:limLoc m:val="undOvr"/>
                  <m:subHide m:val="1"/>
                  <m:supHide m:val="1"/>
                  <m:ctrlPr>
                    <w:rPr>
                      <w:rFonts w:ascii="Cambria Math" w:eastAsiaTheme="minorEastAsia" w:hAnsi="Cambria Math" w:cs="Times New Roman"/>
                      <w:i/>
                      <w:iCs/>
                      <w:color w:val="242729"/>
                      <w:sz w:val="24"/>
                      <w:szCs w:val="24"/>
                      <w:shd w:val="clear" w:color="auto" w:fill="FFFFFF"/>
                    </w:rPr>
                  </m:ctrlPr>
                </m:naryPr>
                <m:sub/>
                <m:sup/>
                <m:e>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all</m:t>
                      </m:r>
                    </m:sub>
                  </m:sSub>
                </m:e>
              </m:nary>
            </m:e>
          </m:d>
        </m:oMath>
      </m:oMathPara>
    </w:p>
    <w:p w14:paraId="2D49E5E9" w14:textId="6FB75D95" w:rsidR="00E75D86" w:rsidRPr="00DA405F" w:rsidRDefault="00C21775" w:rsidP="00BC182D">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n+1</m:t>
              </m:r>
            </m:sup>
          </m:sSubSup>
          <m:r>
            <w:rPr>
              <w:rFonts w:ascii="Cambria Math" w:eastAsiaTheme="minorEastAsia" w:hAnsi="Cambria Math" w:cs="Times New Roman"/>
              <w:color w:val="242729"/>
              <w:sz w:val="24"/>
              <w:szCs w:val="24"/>
              <w:shd w:val="clear" w:color="auto" w:fill="FFFFFF"/>
            </w:rPr>
            <m:t xml:space="preserve"> = </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oMath>
      </m:oMathPara>
    </w:p>
    <w:p w14:paraId="688E0D72" w14:textId="16EFA309" w:rsidR="00C357CD" w:rsidRPr="00DA405F" w:rsidRDefault="00C357CD" w:rsidP="00BC182D">
      <w:pPr>
        <w:rPr>
          <w:rFonts w:ascii="Times New Roman" w:eastAsiaTheme="minorEastAsia" w:hAnsi="Times New Roman" w:cs="Times New Roman"/>
          <w:i/>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 xml:space="preserve">x </m:t>
          </m:r>
          <m:r>
            <w:rPr>
              <w:rFonts w:ascii="Cambria Math" w:hAnsi="Cambria Math" w:cs="Times New Roman"/>
              <w:sz w:val="24"/>
              <w:szCs w:val="24"/>
            </w:rPr>
            <m:t>∈ all</m:t>
          </m:r>
        </m:oMath>
      </m:oMathPara>
    </w:p>
    <w:p w14:paraId="3F92F2E5" w14:textId="05E8D1BF" w:rsidR="00BC182D" w:rsidRPr="00DA405F" w:rsidRDefault="00E75D86" w:rsidP="00BC182D">
      <w:pPr>
        <w:rPr>
          <w:rFonts w:ascii="Times New Roman" w:eastAsiaTheme="minorEastAsia" w:hAnsi="Times New Roman" w:cs="Times New Roman"/>
          <w:iCs/>
          <w:color w:val="242729"/>
          <w:sz w:val="24"/>
          <w:szCs w:val="24"/>
          <w:shd w:val="clear" w:color="auto" w:fill="FFFFFF"/>
        </w:rPr>
      </w:pPr>
      <w:commentRangeStart w:id="15"/>
      <w:r w:rsidRPr="00DA405F">
        <w:rPr>
          <w:rFonts w:ascii="Times New Roman" w:eastAsiaTheme="minorEastAsia" w:hAnsi="Times New Roman" w:cs="Times New Roman"/>
          <w:iCs/>
          <w:color w:val="242729"/>
          <w:sz w:val="24"/>
          <w:szCs w:val="24"/>
          <w:shd w:val="clear" w:color="auto" w:fill="FFFFFF"/>
        </w:rPr>
        <w:t xml:space="preserve">Where </w:t>
      </w:r>
      <m:oMath>
        <m:sSubSup>
          <m:sSubSupPr>
            <m:ctrlPr>
              <w:rPr>
                <w:rFonts w:ascii="Cambria Math" w:eastAsiaTheme="minorEastAsia" w:hAnsi="Cambria Math" w:cs="Times New Roman"/>
                <w:b/>
                <w:bCs/>
                <w:i/>
                <w:iCs/>
                <w:color w:val="242729"/>
                <w:sz w:val="24"/>
                <w:szCs w:val="24"/>
                <w:shd w:val="clear" w:color="auto" w:fill="FFFFFF"/>
              </w:rPr>
            </m:ctrlPr>
          </m:sSubSup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x</m:t>
            </m:r>
          </m:sub>
          <m:sup>
            <m:r>
              <m:rPr>
                <m:sty m:val="bi"/>
              </m:rPr>
              <w:rPr>
                <w:rFonts w:ascii="Cambria Math" w:eastAsiaTheme="minorEastAsia" w:hAnsi="Cambria Math" w:cs="Times New Roman"/>
                <w:color w:val="242729"/>
                <w:sz w:val="24"/>
                <w:szCs w:val="24"/>
                <w:shd w:val="clear" w:color="auto" w:fill="FFFFFF"/>
              </w:rPr>
              <m:t>n</m:t>
            </m:r>
          </m:sup>
        </m:sSubSup>
      </m:oMath>
      <w:r w:rsidRPr="00DA405F">
        <w:rPr>
          <w:rFonts w:ascii="Times New Roman" w:eastAsiaTheme="minorEastAsia" w:hAnsi="Times New Roman" w:cs="Times New Roman"/>
          <w:iCs/>
          <w:color w:val="242729"/>
          <w:sz w:val="24"/>
          <w:szCs w:val="24"/>
          <w:shd w:val="clear" w:color="auto" w:fill="FFFFFF"/>
        </w:rPr>
        <w:t xml:space="preserve"> represents the strength of association between a cause and effect </w:t>
      </w:r>
      <m:oMath>
        <m:r>
          <m:rPr>
            <m:sty m:val="bi"/>
          </m:rPr>
          <w:rPr>
            <w:rFonts w:ascii="Cambria Math" w:eastAsiaTheme="minorEastAsia" w:hAnsi="Cambria Math" w:cs="Times New Roman"/>
            <w:color w:val="242729"/>
            <w:sz w:val="24"/>
            <w:szCs w:val="24"/>
            <w:shd w:val="clear" w:color="auto" w:fill="FFFFFF"/>
          </w:rPr>
          <m:t>x</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at a time, or trial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iCs/>
          <w:color w:val="242729"/>
          <w:sz w:val="24"/>
          <w:szCs w:val="24"/>
          <w:shd w:val="clear" w:color="auto" w:fill="FFFFFF"/>
        </w:rPr>
        <w:t xml:space="preserve">. This is updated for trial </w:t>
      </w:r>
      <m:oMath>
        <m:r>
          <m:rPr>
            <m:sty m:val="bi"/>
          </m:rPr>
          <w:rPr>
            <w:rFonts w:ascii="Cambria Math" w:eastAsiaTheme="minorEastAsia" w:hAnsi="Cambria Math" w:cs="Times New Roman"/>
            <w:color w:val="242729"/>
            <w:sz w:val="24"/>
            <w:szCs w:val="24"/>
            <w:shd w:val="clear" w:color="auto" w:fill="FFFFFF"/>
          </w:rPr>
          <m:t>n+1</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by taking the strength of association at time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and adding the </w:t>
      </w:r>
      <w:r w:rsidR="00FE30EC" w:rsidRPr="00DA405F">
        <w:rPr>
          <w:rFonts w:ascii="Times New Roman" w:eastAsiaTheme="minorEastAsia" w:hAnsi="Times New Roman" w:cs="Times New Roman"/>
          <w:iCs/>
          <w:color w:val="242729"/>
          <w:sz w:val="24"/>
          <w:szCs w:val="24"/>
          <w:shd w:val="clear" w:color="auto" w:fill="FFFFFF"/>
        </w:rPr>
        <w:t>change (</w:t>
      </w:r>
      <m:oMath>
        <m:r>
          <m:rPr>
            <m:sty m:val="bi"/>
          </m:rPr>
          <w:rPr>
            <w:rFonts w:ascii="Cambria Math" w:eastAsiaTheme="minorEastAsia" w:hAnsi="Cambria Math" w:cs="Times New Roman"/>
            <w:color w:val="242729"/>
            <w:sz w:val="24"/>
            <w:szCs w:val="24"/>
            <w:shd w:val="clear" w:color="auto" w:fill="FFFFFF"/>
          </w:rPr>
          <m:t>Δ</m:t>
        </m:r>
      </m:oMath>
      <w:r w:rsidR="00FE30EC" w:rsidRPr="00DA405F">
        <w:rPr>
          <w:rFonts w:ascii="Times New Roman" w:eastAsiaTheme="minorEastAsia" w:hAnsi="Times New Roman" w:cs="Times New Roman"/>
          <w:iCs/>
          <w:color w:val="242729"/>
          <w:sz w:val="24"/>
          <w:szCs w:val="24"/>
          <w:shd w:val="clear" w:color="auto" w:fill="FFFFFF"/>
        </w:rPr>
        <w:t xml:space="preserve">) in strength of association that occurs during trial </w:t>
      </w:r>
      <m:oMath>
        <m:r>
          <m:rPr>
            <m:sty m:val="bi"/>
          </m:rPr>
          <w:rPr>
            <w:rFonts w:ascii="Cambria Math" w:eastAsiaTheme="minorEastAsia" w:hAnsi="Cambria Math" w:cs="Times New Roman"/>
            <w:color w:val="242729"/>
            <w:sz w:val="24"/>
            <w:szCs w:val="24"/>
            <w:shd w:val="clear" w:color="auto" w:fill="FFFFFF"/>
          </w:rPr>
          <m:t>n</m:t>
        </m:r>
      </m:oMath>
      <w:r w:rsidR="00FE30EC" w:rsidRPr="00DA405F">
        <w:rPr>
          <w:rFonts w:ascii="Times New Roman" w:eastAsiaTheme="minorEastAsia" w:hAnsi="Times New Roman" w:cs="Times New Roman"/>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 xml:space="preserve">This change is determined by the salience of the </w:t>
      </w:r>
      <w:r w:rsidR="00427AE4" w:rsidRPr="00DA405F">
        <w:rPr>
          <w:rFonts w:ascii="Times New Roman" w:eastAsiaTheme="minorEastAsia" w:hAnsi="Times New Roman" w:cs="Times New Roman"/>
          <w:iCs/>
          <w:color w:val="242729"/>
          <w:sz w:val="24"/>
          <w:szCs w:val="24"/>
          <w:shd w:val="clear" w:color="auto" w:fill="FFFFFF"/>
        </w:rPr>
        <w:t>conditioned stimulus in</w:t>
      </w:r>
      <w:r w:rsidR="007B5E71"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7B5E71" w:rsidRPr="00DA405F">
        <w:rPr>
          <w:rFonts w:ascii="Times New Roman" w:eastAsiaTheme="minorEastAsia" w:hAnsi="Times New Roman" w:cs="Times New Roman"/>
          <w:b/>
          <w:bCs/>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w:t>
      </w:r>
      <w:r w:rsidR="004037C2" w:rsidRPr="00DA405F">
        <w:rPr>
          <w:rFonts w:ascii="Times New Roman" w:eastAsiaTheme="minorEastAsia" w:hAnsi="Times New Roman" w:cs="Times New Roman"/>
          <w:iCs/>
          <w:color w:val="242729"/>
          <w:sz w:val="24"/>
          <w:szCs w:val="24"/>
          <w:shd w:val="clear" w:color="auto" w:fill="FFFFFF"/>
        </w:rPr>
        <w:t>a red sky in the morning might predict</w:t>
      </w:r>
      <w:r w:rsidR="000F23C4">
        <w:rPr>
          <w:rFonts w:ascii="Times New Roman" w:eastAsiaTheme="minorEastAsia" w:hAnsi="Times New Roman" w:cs="Times New Roman"/>
          <w:iCs/>
          <w:color w:val="242729"/>
          <w:sz w:val="24"/>
          <w:szCs w:val="24"/>
          <w:shd w:val="clear" w:color="auto" w:fill="FFFFFF"/>
        </w:rPr>
        <w:t xml:space="preserve"> future</w:t>
      </w:r>
      <w:r w:rsidR="004037C2" w:rsidRPr="00DA405F">
        <w:rPr>
          <w:rFonts w:ascii="Times New Roman" w:eastAsiaTheme="minorEastAsia" w:hAnsi="Times New Roman" w:cs="Times New Roman"/>
          <w:iCs/>
          <w:color w:val="242729"/>
          <w:sz w:val="24"/>
          <w:szCs w:val="24"/>
          <w:shd w:val="clear" w:color="auto" w:fill="FFFFFF"/>
        </w:rPr>
        <w:t xml:space="preserve"> rain as well as</w:t>
      </w:r>
      <w:r w:rsidR="000F23C4">
        <w:rPr>
          <w:rFonts w:ascii="Times New Roman" w:eastAsiaTheme="minorEastAsia" w:hAnsi="Times New Roman" w:cs="Times New Roman"/>
          <w:iCs/>
          <w:color w:val="242729"/>
          <w:sz w:val="24"/>
          <w:szCs w:val="24"/>
          <w:shd w:val="clear" w:color="auto" w:fill="FFFFFF"/>
        </w:rPr>
        <w:t xml:space="preserve"> the distant rumble of</w:t>
      </w:r>
      <w:r w:rsidR="004037C2" w:rsidRPr="00DA405F">
        <w:rPr>
          <w:rFonts w:ascii="Times New Roman" w:eastAsiaTheme="minorEastAsia" w:hAnsi="Times New Roman" w:cs="Times New Roman"/>
          <w:iCs/>
          <w:color w:val="242729"/>
          <w:sz w:val="24"/>
          <w:szCs w:val="24"/>
          <w:shd w:val="clear" w:color="auto" w:fill="FFFFFF"/>
        </w:rPr>
        <w:t xml:space="preserve"> thunder and lightning, but </w:t>
      </w:r>
      <w:r w:rsidR="00F242B4">
        <w:rPr>
          <w:rFonts w:ascii="Times New Roman" w:eastAsiaTheme="minorEastAsia" w:hAnsi="Times New Roman" w:cs="Times New Roman"/>
          <w:iCs/>
          <w:color w:val="242729"/>
          <w:sz w:val="24"/>
          <w:szCs w:val="24"/>
          <w:shd w:val="clear" w:color="auto" w:fill="FFFFFF"/>
        </w:rPr>
        <w:t xml:space="preserve">it </w:t>
      </w:r>
      <w:r w:rsidR="004037C2" w:rsidRPr="00DA405F">
        <w:rPr>
          <w:rFonts w:ascii="Times New Roman" w:eastAsiaTheme="minorEastAsia" w:hAnsi="Times New Roman" w:cs="Times New Roman"/>
          <w:iCs/>
          <w:color w:val="242729"/>
          <w:sz w:val="24"/>
          <w:szCs w:val="24"/>
          <w:shd w:val="clear" w:color="auto" w:fill="FFFFFF"/>
        </w:rPr>
        <w:t>is much less noticeable</w:t>
      </w:r>
      <w:r w:rsidR="007B5E71" w:rsidRPr="00DA405F">
        <w:rPr>
          <w:rFonts w:ascii="Times New Roman" w:eastAsiaTheme="minorEastAsia" w:hAnsi="Times New Roman" w:cs="Times New Roman"/>
          <w:iCs/>
          <w:color w:val="242729"/>
          <w:sz w:val="24"/>
          <w:szCs w:val="24"/>
          <w:shd w:val="clear" w:color="auto" w:fill="FFFFFF"/>
        </w:rPr>
        <w:t>), specified by a parameter</w:t>
      </w:r>
      <w:r w:rsidR="00637F34"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α</m:t>
        </m:r>
      </m:oMath>
      <w:r w:rsidR="00B07EA6" w:rsidRPr="00DA405F">
        <w:rPr>
          <w:rFonts w:ascii="Times New Roman" w:eastAsiaTheme="minorEastAsia" w:hAnsi="Times New Roman" w:cs="Times New Roman"/>
          <w:iCs/>
          <w:color w:val="242729"/>
          <w:sz w:val="24"/>
          <w:szCs w:val="24"/>
          <w:shd w:val="clear" w:color="auto" w:fill="FFFFFF"/>
        </w:rPr>
        <w:t>, and the learning rate of the subject</w:t>
      </w:r>
      <w:r w:rsidR="00427AE4" w:rsidRPr="00DA405F">
        <w:rPr>
          <w:rFonts w:ascii="Times New Roman" w:eastAsiaTheme="minorEastAsia" w:hAnsi="Times New Roman" w:cs="Times New Roman"/>
          <w:iCs/>
          <w:color w:val="242729"/>
          <w:sz w:val="24"/>
          <w:szCs w:val="24"/>
          <w:shd w:val="clear" w:color="auto" w:fill="FFFFFF"/>
        </w:rPr>
        <w:t xml:space="preserve"> for the unconditioned stimulus</w:t>
      </w:r>
      <w:r w:rsidR="00B07EA6"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β</m:t>
        </m:r>
      </m:oMath>
      <w:r w:rsidR="007B5E71" w:rsidRPr="00DA405F">
        <w:rPr>
          <w:rFonts w:ascii="Times New Roman" w:eastAsiaTheme="minorEastAsia" w:hAnsi="Times New Roman" w:cs="Times New Roman"/>
          <w:iCs/>
          <w:color w:val="242729"/>
          <w:sz w:val="24"/>
          <w:szCs w:val="24"/>
          <w:shd w:val="clear" w:color="auto" w:fill="FFFFFF"/>
        </w:rPr>
        <w:t>.</w:t>
      </w:r>
      <w:r w:rsidR="00F010BA" w:rsidRPr="00DA405F">
        <w:rPr>
          <w:rFonts w:ascii="Times New Roman" w:eastAsiaTheme="minorEastAsia" w:hAnsi="Times New Roman" w:cs="Times New Roman"/>
          <w:iCs/>
          <w:color w:val="242729"/>
          <w:sz w:val="24"/>
          <w:szCs w:val="24"/>
          <w:shd w:val="clear" w:color="auto" w:fill="FFFFFF"/>
        </w:rPr>
        <w:t xml:space="preserve"> These </w:t>
      </w:r>
      <w:r w:rsidR="00266ACD" w:rsidRPr="00DA405F">
        <w:rPr>
          <w:rFonts w:ascii="Times New Roman" w:eastAsiaTheme="minorEastAsia" w:hAnsi="Times New Roman" w:cs="Times New Roman"/>
          <w:iCs/>
          <w:color w:val="242729"/>
          <w:sz w:val="24"/>
          <w:szCs w:val="24"/>
          <w:shd w:val="clear" w:color="auto" w:fill="FFFFFF"/>
        </w:rPr>
        <w:t xml:space="preserve">parameters then </w:t>
      </w:r>
      <w:r w:rsidR="00C357CD" w:rsidRPr="00DA405F">
        <w:rPr>
          <w:rFonts w:ascii="Times New Roman" w:eastAsiaTheme="minorEastAsia" w:hAnsi="Times New Roman" w:cs="Times New Roman"/>
          <w:iCs/>
          <w:color w:val="242729"/>
          <w:sz w:val="24"/>
          <w:szCs w:val="24"/>
          <w:shd w:val="clear" w:color="auto" w:fill="FFFFFF"/>
        </w:rPr>
        <w:t xml:space="preserve">scale </w:t>
      </w:r>
      <w:r w:rsidR="00B5113D" w:rsidRPr="00DA405F">
        <w:rPr>
          <w:rFonts w:ascii="Times New Roman" w:eastAsiaTheme="minorEastAsia" w:hAnsi="Times New Roman" w:cs="Times New Roman"/>
          <w:iCs/>
          <w:color w:val="242729"/>
          <w:sz w:val="24"/>
          <w:szCs w:val="24"/>
          <w:shd w:val="clear" w:color="auto" w:fill="FFFFFF"/>
        </w:rPr>
        <w:t>the prediction error term inside the brackets</w:t>
      </w:r>
      <w:r w:rsidR="00637F34" w:rsidRPr="00DA405F">
        <w:rPr>
          <w:rFonts w:ascii="Times New Roman" w:eastAsiaTheme="minorEastAsia" w:hAnsi="Times New Roman" w:cs="Times New Roman"/>
          <w:iCs/>
          <w:color w:val="242729"/>
          <w:sz w:val="24"/>
          <w:szCs w:val="24"/>
          <w:shd w:val="clear" w:color="auto" w:fill="FFFFFF"/>
        </w:rPr>
        <w:t xml:space="preserve">; the difference between the maximum associative strength </w:t>
      </w:r>
      <m:oMath>
        <m:r>
          <m:rPr>
            <m:sty m:val="bi"/>
          </m:rPr>
          <w:rPr>
            <w:rFonts w:ascii="Cambria Math" w:eastAsiaTheme="minorEastAsia" w:hAnsi="Cambria Math" w:cs="Times New Roman"/>
            <w:color w:val="242729"/>
            <w:sz w:val="24"/>
            <w:szCs w:val="24"/>
            <w:shd w:val="clear" w:color="auto" w:fill="FFFFFF"/>
          </w:rPr>
          <m:t>λ</m:t>
        </m:r>
      </m:oMath>
      <w:r w:rsidR="00637F34" w:rsidRPr="00DA405F">
        <w:rPr>
          <w:rFonts w:ascii="Times New Roman" w:eastAsiaTheme="minorEastAsia" w:hAnsi="Times New Roman" w:cs="Times New Roman"/>
          <w:iCs/>
          <w:color w:val="242729"/>
          <w:sz w:val="24"/>
          <w:szCs w:val="24"/>
          <w:shd w:val="clear" w:color="auto" w:fill="FFFFFF"/>
        </w:rPr>
        <w:t xml:space="preserve"> and the combined sum of associative strength for all stimuli present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B5113D" w:rsidRPr="00DA405F">
        <w:rPr>
          <w:rFonts w:ascii="Times New Roman" w:eastAsiaTheme="minorEastAsia" w:hAnsi="Times New Roman" w:cs="Times New Roman"/>
          <w:iCs/>
          <w:color w:val="242729"/>
          <w:sz w:val="24"/>
          <w:szCs w:val="24"/>
          <w:shd w:val="clear" w:color="auto" w:fill="FFFFFF"/>
        </w:rPr>
        <w:t>.</w:t>
      </w:r>
      <w:r w:rsidR="00637F34" w:rsidRPr="00DA405F">
        <w:rPr>
          <w:rFonts w:ascii="Times New Roman" w:eastAsiaTheme="minorEastAsia" w:hAnsi="Times New Roman" w:cs="Times New Roman"/>
          <w:iCs/>
          <w:color w:val="242729"/>
          <w:sz w:val="24"/>
          <w:szCs w:val="24"/>
          <w:shd w:val="clear" w:color="auto" w:fill="FFFFFF"/>
        </w:rPr>
        <w:t xml:space="preserve"> I.e., the change in associative strength on trial </w:t>
      </w:r>
      <m:oMath>
        <m:r>
          <m:rPr>
            <m:sty m:val="bi"/>
          </m:rPr>
          <w:rPr>
            <w:rFonts w:ascii="Cambria Math" w:eastAsiaTheme="minorEastAsia" w:hAnsi="Cambria Math" w:cs="Times New Roman"/>
            <w:color w:val="242729"/>
            <w:sz w:val="24"/>
            <w:szCs w:val="24"/>
            <w:shd w:val="clear" w:color="auto" w:fill="FFFFFF"/>
          </w:rPr>
          <m:t>n</m:t>
        </m:r>
      </m:oMath>
      <w:r w:rsidR="00637F34" w:rsidRPr="00DA405F">
        <w:rPr>
          <w:rFonts w:ascii="Times New Roman" w:eastAsiaTheme="minorEastAsia" w:hAnsi="Times New Roman" w:cs="Times New Roman"/>
          <w:iCs/>
          <w:color w:val="242729"/>
          <w:sz w:val="24"/>
          <w:szCs w:val="24"/>
          <w:shd w:val="clear" w:color="auto" w:fill="FFFFFF"/>
        </w:rPr>
        <w:t xml:space="preserve"> is proportional to the </w:t>
      </w:r>
      <w:r w:rsidR="00CF2A88" w:rsidRPr="00DA405F">
        <w:rPr>
          <w:rFonts w:ascii="Times New Roman" w:eastAsiaTheme="minorEastAsia" w:hAnsi="Times New Roman" w:cs="Times New Roman"/>
          <w:iCs/>
          <w:color w:val="242729"/>
          <w:sz w:val="24"/>
          <w:szCs w:val="24"/>
          <w:shd w:val="clear" w:color="auto" w:fill="FFFFFF"/>
        </w:rPr>
        <w:t>difference between what is expected</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λ</m:t>
        </m:r>
      </m:oMath>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b/>
          <w:bCs/>
          <w:iCs/>
          <w:color w:val="242729"/>
          <w:sz w:val="24"/>
          <w:szCs w:val="24"/>
          <w:shd w:val="clear" w:color="auto" w:fill="FFFFFF"/>
        </w:rPr>
        <w:t xml:space="preserve"> </w:t>
      </w:r>
      <w:r w:rsidR="00CF2A88" w:rsidRPr="00DA405F">
        <w:rPr>
          <w:rFonts w:ascii="Times New Roman" w:eastAsiaTheme="minorEastAsia" w:hAnsi="Times New Roman" w:cs="Times New Roman"/>
          <w:iCs/>
          <w:color w:val="242729"/>
          <w:sz w:val="24"/>
          <w:szCs w:val="24"/>
          <w:shd w:val="clear" w:color="auto" w:fill="FFFFFF"/>
        </w:rPr>
        <w:t>and what actually happens</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CF2A88" w:rsidRPr="00DA405F">
        <w:rPr>
          <w:rFonts w:ascii="Times New Roman" w:eastAsiaTheme="minorEastAsia" w:hAnsi="Times New Roman" w:cs="Times New Roman"/>
          <w:iCs/>
          <w:color w:val="242729"/>
          <w:sz w:val="24"/>
          <w:szCs w:val="24"/>
          <w:shd w:val="clear" w:color="auto" w:fill="FFFFFF"/>
        </w:rPr>
        <w:t>.</w:t>
      </w:r>
      <w:commentRangeEnd w:id="15"/>
      <w:r w:rsidR="006C6BE6">
        <w:rPr>
          <w:rStyle w:val="CommentReference"/>
        </w:rPr>
        <w:commentReference w:id="15"/>
      </w:r>
    </w:p>
    <w:p w14:paraId="5C90A055" w14:textId="64D39015" w:rsidR="00702B0A" w:rsidRPr="00DA405F" w:rsidRDefault="00056A01"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success of the Rescorla-Wagner model in predicting empirical learning findings such as overshadowing (the stronger conditioning to the most salient of </w:t>
      </w:r>
      <w:r w:rsidR="004C59BC" w:rsidRPr="00DA405F">
        <w:rPr>
          <w:rFonts w:ascii="Times New Roman" w:eastAsiaTheme="minorEastAsia" w:hAnsi="Times New Roman" w:cs="Times New Roman"/>
          <w:iCs/>
          <w:color w:val="242729"/>
          <w:sz w:val="24"/>
          <w:szCs w:val="24"/>
          <w:shd w:val="clear" w:color="auto" w:fill="FFFFFF"/>
        </w:rPr>
        <w:t xml:space="preserve">group of conditioned stimuli) and blocking (the deficit in conditioning to a second conditioned stimuli when paired with an already perfectly conditioned stimulus; </w:t>
      </w:r>
      <w:r w:rsidR="004C59BC" w:rsidRPr="00DA405F">
        <w:rPr>
          <w:rFonts w:ascii="Times New Roman" w:eastAsiaTheme="minorEastAsia" w:hAnsi="Times New Roman" w:cs="Times New Roman"/>
          <w:iCs/>
          <w:color w:val="242729"/>
          <w:sz w:val="24"/>
          <w:szCs w:val="24"/>
          <w:shd w:val="clear" w:color="auto" w:fill="FFFFFF"/>
        </w:rPr>
        <w:fldChar w:fldCharType="begin" w:fldLock="1"/>
      </w:r>
      <w:r w:rsidR="00702B0A"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{"citationItems":[{"id":"ITEM-1","itemData":{"DOI":"10.1037//0033-2909.117.3.363","ISSN":"0033-2909","author":[{"dropping-particle":"","family":"Miller","given":"Ralph R.","non-dropping-particle":"","parse-names":false,"suffix":""},{"dropping-particle":"","family":"Barnet","given":"Robert C.","non-dropping-particle":"","parse-names":false,"suffix":""},{"dropping-particle":"","family":"Grahame","given":"Nicholas J.","non-dropping-particle":"","parse-names":false,"suffix":""}],"container-title":"Psychological Bulletin","id":"ITEM-1","issue":"3","issued":{"date-parts":[["1995"]]},"page":"363-386","title":"Assessment of the Rescorla-Wagner model.","type":"article-journal","volume":"117"},"uris":["http://www.mendeley.com/documents/?uuid=12301c0f-7324-46c4-addf-3d3bf8560273"]}],"mendeley":{"formattedCitation":"(Miller et al., 1995)","manualFormatting":"Miller et al., 1995","plainTextFormattedCitation":"(Miller et al., 1995)","previouslyFormattedCitation":"(Miller et al., 1995)"},"properties":{"noteIndex":0},"schema":"https://github.com/citation-style-language/schema/raw/master/csl-citation.json"}</w:instrText>
      </w:r>
      <w:r w:rsidR="004C59BC" w:rsidRPr="00DA405F">
        <w:rPr>
          <w:rFonts w:ascii="Times New Roman" w:eastAsiaTheme="minorEastAsia" w:hAnsi="Times New Roman" w:cs="Times New Roman"/>
          <w:iCs/>
          <w:color w:val="242729"/>
          <w:sz w:val="24"/>
          <w:szCs w:val="24"/>
          <w:shd w:val="clear" w:color="auto" w:fill="FFFFFF"/>
        </w:rPr>
        <w:fldChar w:fldCharType="separate"/>
      </w:r>
      <w:r w:rsidR="004C59BC" w:rsidRPr="00DA405F">
        <w:rPr>
          <w:rFonts w:ascii="Times New Roman" w:eastAsiaTheme="minorEastAsia" w:hAnsi="Times New Roman" w:cs="Times New Roman"/>
          <w:iCs/>
          <w:noProof/>
          <w:color w:val="242729"/>
          <w:sz w:val="24"/>
          <w:szCs w:val="24"/>
          <w:shd w:val="clear" w:color="auto" w:fill="FFFFFF"/>
        </w:rPr>
        <w:t>Miller et al., 1995</w:t>
      </w:r>
      <w:r w:rsidR="004C59BC" w:rsidRPr="00DA405F">
        <w:rPr>
          <w:rFonts w:ascii="Times New Roman" w:eastAsiaTheme="minorEastAsia" w:hAnsi="Times New Roman" w:cs="Times New Roman"/>
          <w:iCs/>
          <w:color w:val="242729"/>
          <w:sz w:val="24"/>
          <w:szCs w:val="24"/>
          <w:shd w:val="clear" w:color="auto" w:fill="FFFFFF"/>
        </w:rPr>
        <w:fldChar w:fldCharType="end"/>
      </w:r>
      <w:r w:rsidR="004C59BC" w:rsidRPr="00DA405F">
        <w:rPr>
          <w:rFonts w:ascii="Times New Roman" w:eastAsiaTheme="minorEastAsia" w:hAnsi="Times New Roman" w:cs="Times New Roman"/>
          <w:iCs/>
          <w:color w:val="242729"/>
          <w:sz w:val="24"/>
          <w:szCs w:val="24"/>
          <w:shd w:val="clear" w:color="auto" w:fill="FFFFFF"/>
        </w:rPr>
        <w:t>)</w:t>
      </w:r>
      <w:r w:rsidR="00FF36E0" w:rsidRPr="00DA405F">
        <w:rPr>
          <w:rFonts w:ascii="Times New Roman" w:eastAsiaTheme="minorEastAsia" w:hAnsi="Times New Roman" w:cs="Times New Roman"/>
          <w:iCs/>
          <w:color w:val="242729"/>
          <w:sz w:val="24"/>
          <w:szCs w:val="24"/>
          <w:shd w:val="clear" w:color="auto" w:fill="FFFFFF"/>
        </w:rPr>
        <w:t xml:space="preserve">. </w:t>
      </w:r>
    </w:p>
    <w:p w14:paraId="4B66FF1F" w14:textId="4153755D" w:rsidR="00E57644" w:rsidRDefault="00702B0A"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This model was the foundation of later ‘temporal-difference’</w:t>
      </w:r>
      <w:r w:rsidR="006177AD" w:rsidRPr="00DA405F">
        <w:rPr>
          <w:rFonts w:ascii="Times New Roman" w:eastAsiaTheme="minorEastAsia" w:hAnsi="Times New Roman" w:cs="Times New Roman"/>
          <w:iCs/>
          <w:color w:val="242729"/>
          <w:sz w:val="24"/>
          <w:szCs w:val="24"/>
          <w:shd w:val="clear" w:color="auto" w:fill="FFFFFF"/>
        </w:rPr>
        <w:t xml:space="preserve"> (TD)</w:t>
      </w:r>
      <w:r w:rsidRPr="00DA405F">
        <w:rPr>
          <w:rFonts w:ascii="Times New Roman" w:eastAsiaTheme="minorEastAsia" w:hAnsi="Times New Roman" w:cs="Times New Roman"/>
          <w:iCs/>
          <w:color w:val="242729"/>
          <w:sz w:val="24"/>
          <w:szCs w:val="24"/>
          <w:shd w:val="clear" w:color="auto" w:fill="FFFFFF"/>
        </w:rPr>
        <w:t xml:space="preserve"> models which made two important contributions relevant for the neuroscientific study of utility  </w:t>
      </w:r>
      <w:r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{"citationItems":[{"id":"ITEM-1","itemData":{"DOI":"10.1037/0033-295X.88.2.135","ISSN":"0033295X","PMID":"7291377","abstract":"Many adaptive neural network (AN) theories are based on neuronlike adaptive elements that can behave as single unit analogs of associative conditioning. This article describes a similar adaptive element, but one that is more closely in accord with the facts of animal learning theory than elements commonly studied in AN research. It is suggested that an essential feature of classical conditioning that has been largely overlooked by AN theorists is its predictive nature. The adaptive element learns to increase its response rate in anticipation of increased stimulation, producing a CR before the occurrence of the UCS. The element also is in strong agreement with the behavioral data regarding the effects of stimulus context, since it is a temporally refined extension of the model proposed by R. A. Rescorla and A. R. Wagner (1972). Computer simulation demonstrates that the element becomes sensitive to the most reliable, nonredundant, and earliest predictors of reinforcement. The model is discussed in light of recent advances in the physiology and biochemistry of synaptic mechanisms. (21/2 p ref) (PsycINFO Database Record (c) 2006 APA, all rights reserved). © 1981 American Psychological Association.","author":[{"dropping-particle":"","family":"Sutton","given":"Richard S.","non-dropping-particle":"","parse-names":false,"suffix":""},{"dropping-particle":"","family":"Barto","given":"Andrew G.","non-dropping-particle":"","parse-names":false,"suffix":""}],"container-title":"Psychological Review","id":"ITEM-1","issue":"2","issued":{"date-parts":[["1981"]]},"page":"135-170","title":"Toward a modern theory of adaptive networks: Expectation and prediction","type":"article","volume":"88"},"uris":["http://www.mendeley.com/documents/?uuid=c5931f9d-18b2-4337-b700-5ae074fafc09"]},{"id":"ITEM-2","itemData":{"DOI":"10.3758/s13420-012-0082-6","ISSN":"15434494","PMID":"22927003","abstract":"The temporal-difference (TD) algorithm from reinforcement learning provides a simple method for incrementally learning predictions of upcoming events. Applied to classical conditioning, TD models suppose that animals learn a real-time prediction of the unconditioned stimulus (US) on the basis of all available conditioned stimuli (CSs). In the TD model, similar to other error-correction models, learning is driven by prediction errors-the difference between the change in US prediction and the actual US. With the TD model, however, learning occurs continuously from moment to moment and is not artificially constrained to occur in trials. Accordingly, a key feature of any TD model is the assumption about the representation of a CS on a moment-to-moment basis. Here, we evaluate the performance of the TD model with a heretofore unexplored range of classical conditioning tasks. To do so, we consider three stimulus representations that vary in their degree of temporal generalization and evaluate how the representation influences the performance of the TD model on these conditioning tasks. © Psychonomic Society, Inc. 2012.","author":[{"dropping-particle":"","family":"Ludvig","given":"Elliot A.","non-dropping-particle":"","parse-names":false,"suffix":""},{"dropping-particle":"","family":"Sutton","given":"Richard S.","non-dropping-particle":"","parse-names":false,"suffix":""},{"dropping-particle":"","family":"Kehoe","given":"E. James","non-dropping-particle":"","parse-names":false,"suffix":""}],"container-title":"Learning and Behavior","id":"ITEM-2","issue":"3","issued":{"date-parts":[["2012"]]},"page":"305-319","title":"Evaluating the TD model of classical conditioning","type":"article-journal","volume":"40"},"uris":["http://www.mendeley.com/documents/?uuid=b05d848b-ab1d-4643-9bdd-e659cb9cb7cf"]}],"mendeley":{"formattedCitation":"(Ludvig et al., 2012; Sutton &amp; Barto, 1981)","plainTextFormattedCitation":"(Ludvig et al., 2012; Sutton &amp; Barto, 1981)","previouslyFormattedCitation":"(Ludvig et al., 2012; Sutton &amp; Barto, 1981)"},"properties":{"noteIndex":0},"schema":"https://github.com/citation-style-language/schema/raw/master/csl-citation.json"}</w:instrText>
      </w:r>
      <w:r w:rsidRPr="00DA405F">
        <w:rPr>
          <w:rFonts w:ascii="Times New Roman" w:eastAsiaTheme="minorEastAsia" w:hAnsi="Times New Roman" w:cs="Times New Roman"/>
          <w:iCs/>
          <w:color w:val="242729"/>
          <w:sz w:val="24"/>
          <w:szCs w:val="24"/>
          <w:shd w:val="clear" w:color="auto" w:fill="FFFFFF"/>
        </w:rPr>
        <w:fldChar w:fldCharType="separate"/>
      </w:r>
      <w:r w:rsidRPr="00DA405F">
        <w:rPr>
          <w:rFonts w:ascii="Times New Roman" w:eastAsiaTheme="minorEastAsia" w:hAnsi="Times New Roman" w:cs="Times New Roman"/>
          <w:iCs/>
          <w:noProof/>
          <w:color w:val="242729"/>
          <w:sz w:val="24"/>
          <w:szCs w:val="24"/>
          <w:shd w:val="clear" w:color="auto" w:fill="FFFFFF"/>
        </w:rPr>
        <w:t>(Ludvig et al., 2012; Sutton &amp; Barto, 1981)</w:t>
      </w:r>
      <w:r w:rsidRPr="00DA405F">
        <w:rPr>
          <w:rFonts w:ascii="Times New Roman" w:eastAsiaTheme="minorEastAsia" w:hAnsi="Times New Roman" w:cs="Times New Roman"/>
          <w:iCs/>
          <w:color w:val="242729"/>
          <w:sz w:val="24"/>
          <w:szCs w:val="24"/>
          <w:shd w:val="clear" w:color="auto" w:fill="FFFFFF"/>
        </w:rPr>
        <w:fldChar w:fldCharType="end"/>
      </w:r>
      <w:r w:rsidRPr="00DA405F">
        <w:rPr>
          <w:rFonts w:ascii="Times New Roman" w:eastAsiaTheme="minorEastAsia" w:hAnsi="Times New Roman" w:cs="Times New Roman"/>
          <w:iCs/>
          <w:color w:val="242729"/>
          <w:sz w:val="24"/>
          <w:szCs w:val="24"/>
          <w:shd w:val="clear" w:color="auto" w:fill="FFFFFF"/>
        </w:rPr>
        <w:t xml:space="preserve">. </w:t>
      </w:r>
      <w:r w:rsidR="00017949" w:rsidRPr="00DA405F">
        <w:rPr>
          <w:rFonts w:ascii="Times New Roman" w:eastAsiaTheme="minorEastAsia" w:hAnsi="Times New Roman" w:cs="Times New Roman"/>
          <w:iCs/>
          <w:color w:val="242729"/>
          <w:sz w:val="24"/>
          <w:szCs w:val="24"/>
          <w:shd w:val="clear" w:color="auto" w:fill="FFFFFF"/>
        </w:rPr>
        <w:t>First, the Rescorla-Wagner model treats the trial as the unit of time, which is unsuitable for physiological learning which must happen continuously</w:t>
      </w:r>
      <w:r w:rsidR="00054FAB" w:rsidRPr="00DA405F">
        <w:rPr>
          <w:rFonts w:ascii="Times New Roman" w:eastAsiaTheme="minorEastAsia" w:hAnsi="Times New Roman" w:cs="Times New Roman"/>
          <w:iCs/>
          <w:color w:val="242729"/>
          <w:sz w:val="24"/>
          <w:szCs w:val="24"/>
          <w:shd w:val="clear" w:color="auto" w:fill="FFFFFF"/>
        </w:rPr>
        <w:t xml:space="preserve"> in real-time</w:t>
      </w:r>
      <w:r w:rsidR="00017949" w:rsidRPr="00DA405F">
        <w:rPr>
          <w:rFonts w:ascii="Times New Roman" w:eastAsiaTheme="minorEastAsia" w:hAnsi="Times New Roman" w:cs="Times New Roman"/>
          <w:iCs/>
          <w:color w:val="242729"/>
          <w:sz w:val="24"/>
          <w:szCs w:val="24"/>
          <w:shd w:val="clear" w:color="auto" w:fill="FFFFFF"/>
        </w:rPr>
        <w:t>.</w:t>
      </w:r>
      <w:r w:rsidR="00054FAB" w:rsidRPr="00DA405F">
        <w:rPr>
          <w:rFonts w:ascii="Times New Roman" w:eastAsiaTheme="minorEastAsia" w:hAnsi="Times New Roman" w:cs="Times New Roman"/>
          <w:iCs/>
          <w:color w:val="242729"/>
          <w:sz w:val="24"/>
          <w:szCs w:val="24"/>
          <w:shd w:val="clear" w:color="auto" w:fill="FFFFFF"/>
        </w:rPr>
        <w:t xml:space="preserve"> </w:t>
      </w:r>
      <w:r w:rsidR="00F10BA6" w:rsidRPr="00DA405F">
        <w:rPr>
          <w:rFonts w:ascii="Times New Roman" w:eastAsiaTheme="minorEastAsia" w:hAnsi="Times New Roman" w:cs="Times New Roman"/>
          <w:iCs/>
          <w:color w:val="242729"/>
          <w:sz w:val="24"/>
          <w:szCs w:val="24"/>
          <w:shd w:val="clear" w:color="auto" w:fill="FFFFFF"/>
        </w:rPr>
        <w:t>It is conceivable that something learnt in the first half of a trial might be vital in the later half</w:t>
      </w:r>
      <w:r w:rsidR="006177AD" w:rsidRPr="00DA405F">
        <w:rPr>
          <w:rFonts w:ascii="Times New Roman" w:eastAsiaTheme="minorEastAsia" w:hAnsi="Times New Roman" w:cs="Times New Roman"/>
          <w:iCs/>
          <w:color w:val="242729"/>
          <w:sz w:val="24"/>
          <w:szCs w:val="24"/>
          <w:shd w:val="clear" w:color="auto" w:fill="FFFFFF"/>
        </w:rPr>
        <w:t>, or even on some later trial</w:t>
      </w:r>
      <w:r w:rsidR="00F10BA6" w:rsidRPr="00DA405F">
        <w:rPr>
          <w:rFonts w:ascii="Times New Roman" w:eastAsiaTheme="minorEastAsia" w:hAnsi="Times New Roman" w:cs="Times New Roman"/>
          <w:iCs/>
          <w:color w:val="242729"/>
          <w:sz w:val="24"/>
          <w:szCs w:val="24"/>
          <w:shd w:val="clear" w:color="auto" w:fill="FFFFFF"/>
        </w:rPr>
        <w:t>. Secondly,</w:t>
      </w:r>
      <w:r w:rsidR="006177AD" w:rsidRPr="00DA405F">
        <w:rPr>
          <w:rFonts w:ascii="Times New Roman" w:eastAsiaTheme="minorEastAsia" w:hAnsi="Times New Roman" w:cs="Times New Roman"/>
          <w:iCs/>
          <w:color w:val="242729"/>
          <w:sz w:val="24"/>
          <w:szCs w:val="24"/>
          <w:shd w:val="clear" w:color="auto" w:fill="FFFFFF"/>
        </w:rPr>
        <w:t xml:space="preserve"> TD models employ a Markov approach to updating</w:t>
      </w:r>
      <w:r w:rsidR="009444D6" w:rsidRPr="00DA405F">
        <w:rPr>
          <w:rFonts w:ascii="Times New Roman" w:eastAsiaTheme="minorEastAsia" w:hAnsi="Times New Roman" w:cs="Times New Roman"/>
          <w:iCs/>
          <w:color w:val="242729"/>
          <w:sz w:val="24"/>
          <w:szCs w:val="24"/>
          <w:shd w:val="clear" w:color="auto" w:fill="FFFFFF"/>
        </w:rPr>
        <w:t xml:space="preserve"> predictions where the difference in predictions at each time step are compared to each other and then to the unconditioned stimulus, also referred to as ‘second order conditioning’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{"citationItems":[{"id":"ITEM-1","itemData":{"ISBN":"0262071029","ISSN":"0262071029","abstract":"(from the chapter) presents a model of classical conditioning called the temporal-difference (TD) model # analyze it from the point of view of animal learning theory /// focus here on what we see as the primary theoretical contribution to animal learning theory of the TD and related models: the hypothesis that reinforcement in classical conditioning is the time derivative of a composite association combining innate (US) and acquired (CS) associations # explore relationships with animal learning theories of reinforcement /// the TD model was designed to eliminate ...problems by relying on a slightly more complex time-derivative theory of reinforcement # motivate and explain this theory from the point of view of animal learning theory and show that the TD model solves the ISI (interstimulus interval) problems and other problems with simpler time-derivative models # demonstrate the TD model's behavior in a range of conditioning paradigms, including conditioned inhibition, primacy effects ...facilitation of remote associations, and second-order conditioning","author":[{"dropping-particle":"","family":"Sutton","given":"Richard S","non-dropping-particle":"","parse-names":false,"suffix":""},{"dropping-particle":"","family":"Barto","given":"Andrew G","non-dropping-particle":"","parse-names":false,"suffix":""}],"container-title":"Learning and Computational Neuroscience: Foundations of Adaptive Networks","id":"ITEM-1","issue":"Mowrer 1960","issued":{"date-parts":[["1990"]]},"page":"497-537","title":"Time-Derivative Models of Pavlovian Reinforcement","type":"article-journal"},"uris":["http://www.mendeley.com/documents/?uuid=bdfedb6d-9cea-4845-b11a-196a25edd255"]}],"mendeley":{"formattedCitation":"(Sutton &amp; Barto, 1990)","plainTextFormattedCitation":"(Sutton &amp; Barto, 1990)","previouslyFormattedCitation":"(Sutton &amp; Barto, 1990)"},"properties":{"noteIndex":0},"schema":"https://github.com/citation-style-language/schema/raw/master/csl-citation.json"}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(Sutton &amp; Barto, 1990)</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w:t>
      </w:r>
      <w:commentRangeStart w:id="16"/>
      <w:r w:rsidR="009444D6" w:rsidRPr="00DA405F">
        <w:rPr>
          <w:rFonts w:ascii="Times New Roman" w:eastAsiaTheme="minorEastAsia" w:hAnsi="Times New Roman" w:cs="Times New Roman"/>
          <w:iCs/>
          <w:color w:val="242729"/>
          <w:sz w:val="24"/>
          <w:szCs w:val="24"/>
          <w:shd w:val="clear" w:color="auto" w:fill="FFFFFF"/>
        </w:rPr>
        <w:t xml:space="preserve">For an intuitive example, consider an American Football team moving the ball down the pitch in separate plays (time-step) where the end result of each play carries a different future prediction of the unconditioned reward points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194300" w:rsidRPr="00DA405F">
        <w:rPr>
          <w:rFonts w:ascii="Times New Roman" w:eastAsiaTheme="minorEastAsia" w:hAnsi="Times New Roman" w:cs="Times New Roman"/>
          <w:iCs/>
          <w:color w:val="242729"/>
          <w:sz w:val="24"/>
          <w:szCs w:val="24"/>
          <w:shd w:val="clear" w:color="auto" w:fill="FFFFFF"/>
        </w:rPr>
        <w:instrText>ADDIN CSL_CITATION {"citationItems":[{"id":"ITEM-1","itemData":{"DOI":"10.1016/B978-0-12-416008-8.00015-2","ISBN":"9780124160088","abstract":"In order to choose advantageously in many circumstances, the values of choice alternatives have to be learned from experience. We provide an introduction to theoretical and experimental work on reinforcement learning, that is, trial-and-error learning to obtain rewards or avoid punishments. We introduce one version, the temporal-difference learning model, and review evidence that its predictions relate to the firing properties of midbrain dopamine neurons and to activity recorded with functional neuroimaging in humans. We also present evidence that this computational and neurophysiological mechanism affects human and animal behavior in decision and conditioning tasks. © 2014 Elsevier Inc. All rights reserved.","author":[{"dropping-particle":"","family":"Daw","given":"Nathaniel D.","non-dropping-particle":"","parse-names":false,"suffix":""},{"dropping-particle":"","family":"Tobler","given":"Philipe N.","non-dropping-particle":"","parse-names":false,"suffix":""}],"container-title":"Neuroeconomics: Decision Making and the Brain: Second Edition","id":"ITEM-1","issued":{"date-parts":[["2013"]]},"page":"283-298","title":"Value Learning through Reinforcement: The Basics of Dopamine and Reinforcement Learning","type":"article-journal"},"uris":["http://www.mendeley.com/documents/?uuid=66fcb138-3406-4900-a550-2641bc65306b"]}],"mendeley":{"formattedCitation":"(Daw &amp; Tobler, 2013)","plainTextFormattedCitation":"(Daw &amp; Tobler, 2013)","previouslyFormattedCitation":"(Daw &amp; Tobler, 2013)"},"properties":{"noteIndex":0},"schema":"https://github.com/citation-style-language/schema/raw/master/csl-citation.json"}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(Daw &amp; Tobler, 2013)</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w:t>
      </w:r>
      <w:commentRangeEnd w:id="16"/>
      <w:r w:rsidR="001E3FEF">
        <w:rPr>
          <w:rStyle w:val="CommentReference"/>
        </w:rPr>
        <w:commentReference w:id="16"/>
      </w:r>
    </w:p>
    <w:p w14:paraId="39CA5ABC" w14:textId="2810E1F4" w:rsidR="00115D65" w:rsidRPr="00E91389" w:rsidRDefault="00115D65"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 xml:space="preserve">Temporal difference learning employs the Bellman equation </w:t>
      </w:r>
      <w:r>
        <w:rPr>
          <w:rFonts w:ascii="Times New Roman" w:eastAsiaTheme="minorEastAsia" w:hAnsi="Times New Roman" w:cs="Times New Roman"/>
          <w:iCs/>
          <w:color w:val="242729"/>
          <w:sz w:val="24"/>
          <w:szCs w:val="24"/>
          <w:shd w:val="clear" w:color="auto" w:fill="FFFFFF"/>
        </w:rPr>
        <w:fldChar w:fldCharType="begin" w:fldLock="1"/>
      </w:r>
      <w:r>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{"citationItems":[{"id":"ITEM-1","itemData":{"author":[{"dropping-particle":"","family":"Bellman","given":"Richard E","non-dropping-particle":"","parse-names":false,"suffix":""}],"id":"ITEM-1","issued":{"date-parts":[["1957"]]},"title":"Dynamic Programming","type":"book"},"uris":["http://www.mendeley.com/documents/?uuid=ab483a81-5a67-44c4-8ff6-db68ffc6ab76"]}],"mendeley":{"formattedCitation":"(Bellman, 1957)","plainTextFormattedCitation":"(Bellman, 1957)"},"properties":{"noteIndex":0},"schema":"https://github.com/citation-style-language/schema/raw/master/csl-citation.json"}</w:instrText>
      </w:r>
      <w:r>
        <w:rPr>
          <w:rFonts w:ascii="Times New Roman" w:eastAsiaTheme="minorEastAsia" w:hAnsi="Times New Roman" w:cs="Times New Roman"/>
          <w:iCs/>
          <w:color w:val="242729"/>
          <w:sz w:val="24"/>
          <w:szCs w:val="24"/>
          <w:shd w:val="clear" w:color="auto" w:fill="FFFFFF"/>
        </w:rPr>
        <w:fldChar w:fldCharType="separate"/>
      </w:r>
      <w:r w:rsidRPr="00115D65">
        <w:rPr>
          <w:rFonts w:ascii="Times New Roman" w:eastAsiaTheme="minorEastAsia" w:hAnsi="Times New Roman" w:cs="Times New Roman"/>
          <w:iCs/>
          <w:noProof/>
          <w:color w:val="242729"/>
          <w:sz w:val="24"/>
          <w:szCs w:val="24"/>
          <w:shd w:val="clear" w:color="auto" w:fill="FFFFFF"/>
        </w:rPr>
        <w:t>(Bellman, 1957)</w:t>
      </w:r>
      <w:r>
        <w:rPr>
          <w:rFonts w:ascii="Times New Roman" w:eastAsiaTheme="minorEastAsia" w:hAnsi="Times New Roman" w:cs="Times New Roman"/>
          <w:iCs/>
          <w:color w:val="242729"/>
          <w:sz w:val="24"/>
          <w:szCs w:val="24"/>
          <w:shd w:val="clear" w:color="auto" w:fill="FFFFFF"/>
        </w:rPr>
        <w:fldChar w:fldCharType="end"/>
      </w:r>
      <w:r w:rsidR="0049332D">
        <w:rPr>
          <w:rFonts w:ascii="Times New Roman" w:eastAsiaTheme="minorEastAsia" w:hAnsi="Times New Roman" w:cs="Times New Roman"/>
          <w:iCs/>
          <w:color w:val="242729"/>
          <w:sz w:val="24"/>
          <w:szCs w:val="24"/>
          <w:shd w:val="clear" w:color="auto" w:fill="FFFFFF"/>
        </w:rPr>
        <w:t xml:space="preserve"> to </w:t>
      </w:r>
      <w:del w:id="17" w:author="Andreas Poehlmann" w:date="2021-01-18T20:05:00Z">
        <w:r w:rsidR="0049332D" w:rsidDel="001E3FEF">
          <w:rPr>
            <w:rFonts w:ascii="Times New Roman" w:eastAsiaTheme="minorEastAsia" w:hAnsi="Times New Roman" w:cs="Times New Roman"/>
            <w:iCs/>
            <w:color w:val="242729"/>
            <w:sz w:val="24"/>
            <w:szCs w:val="24"/>
            <w:shd w:val="clear" w:color="auto" w:fill="FFFFFF"/>
          </w:rPr>
          <w:delText xml:space="preserve">keep </w:delText>
        </w:r>
      </w:del>
      <w:r w:rsidR="0049332D">
        <w:rPr>
          <w:rFonts w:ascii="Times New Roman" w:eastAsiaTheme="minorEastAsia" w:hAnsi="Times New Roman" w:cs="Times New Roman"/>
          <w:iCs/>
          <w:color w:val="242729"/>
          <w:sz w:val="24"/>
          <w:szCs w:val="24"/>
          <w:shd w:val="clear" w:color="auto" w:fill="FFFFFF"/>
        </w:rPr>
        <w:t xml:space="preserve">calculate the total value of a state </w:t>
      </w:r>
      <m:oMath>
        <m:r>
          <m:rPr>
            <m:sty m:val="bi"/>
          </m:rPr>
          <w:rPr>
            <w:rFonts w:ascii="Cambria Math" w:eastAsiaTheme="minorEastAsia" w:hAnsi="Cambria Math" w:cs="Times New Roman"/>
            <w:color w:val="242729"/>
            <w:sz w:val="24"/>
            <w:szCs w:val="24"/>
            <w:shd w:val="clear" w:color="auto" w:fill="FFFFFF"/>
          </w:rPr>
          <m:t>x</m:t>
        </m:r>
      </m:oMath>
      <w:r w:rsidR="0049332D">
        <w:rPr>
          <w:rFonts w:ascii="Times New Roman" w:eastAsiaTheme="minorEastAsia" w:hAnsi="Times New Roman" w:cs="Times New Roman"/>
          <w:iCs/>
          <w:color w:val="242729"/>
          <w:sz w:val="24"/>
          <w:szCs w:val="24"/>
          <w:shd w:val="clear" w:color="auto" w:fill="FFFFFF"/>
        </w:rPr>
        <w:t xml:space="preserve"> at time </w:t>
      </w:r>
      <m:oMath>
        <m:r>
          <m:rPr>
            <m:sty m:val="bi"/>
          </m:rPr>
          <w:rPr>
            <w:rFonts w:ascii="Cambria Math" w:eastAsiaTheme="minorEastAsia" w:hAnsi="Cambria Math" w:cs="Times New Roman"/>
            <w:color w:val="242729"/>
            <w:sz w:val="24"/>
            <w:szCs w:val="24"/>
            <w:shd w:val="clear" w:color="auto" w:fill="FFFFFF"/>
          </w:rPr>
          <m:t>t</m:t>
        </m:r>
      </m:oMath>
      <w:r w:rsidR="0049332D">
        <w:rPr>
          <w:rFonts w:ascii="Times New Roman" w:eastAsiaTheme="minorEastAsia" w:hAnsi="Times New Roman" w:cs="Times New Roman"/>
          <w:iCs/>
          <w:color w:val="242729"/>
          <w:sz w:val="24"/>
          <w:szCs w:val="24"/>
          <w:shd w:val="clear" w:color="auto" w:fill="FFFFFF"/>
        </w:rPr>
        <w:t>. Any such state has a reward immediately available</w:t>
      </w:r>
      <w:r w:rsidR="00E91389">
        <w:rPr>
          <w:rFonts w:ascii="Times New Roman" w:eastAsiaTheme="minorEastAsia" w:hAnsi="Times New Roman" w:cs="Times New Roman"/>
          <w:iCs/>
          <w:color w:val="242729"/>
          <w:sz w:val="24"/>
          <w:szCs w:val="24"/>
          <w:shd w:val="clear" w:color="auto" w:fill="FFFFFF"/>
        </w:rPr>
        <w:t xml:space="preserve">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m:t>
            </m:r>
          </m:sub>
        </m:sSub>
      </m:oMath>
      <w:r w:rsidR="0049332D">
        <w:rPr>
          <w:rFonts w:ascii="Times New Roman" w:eastAsiaTheme="minorEastAsia" w:hAnsi="Times New Roman" w:cs="Times New Roman"/>
          <w:iCs/>
          <w:color w:val="242729"/>
          <w:sz w:val="24"/>
          <w:szCs w:val="24"/>
          <w:shd w:val="clear" w:color="auto" w:fill="FFFFFF"/>
        </w:rPr>
        <w:t xml:space="preserve"> (a pass into the endzone, in American football terms), but this may be vanishingly small (/unlikely). </w:t>
      </w:r>
      <w:r w:rsidR="00E91389">
        <w:rPr>
          <w:rFonts w:ascii="Times New Roman" w:eastAsiaTheme="minorEastAsia" w:hAnsi="Times New Roman" w:cs="Times New Roman"/>
          <w:iCs/>
          <w:color w:val="242729"/>
          <w:sz w:val="24"/>
          <w:szCs w:val="24"/>
          <w:shd w:val="clear" w:color="auto" w:fill="FFFFFF"/>
        </w:rPr>
        <w:t xml:space="preserve">Any change to the state over time opens up new rewards to be sampled and new states to progress to. The reward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t+1</m:t>
            </m:r>
          </m:sub>
        </m:sSub>
      </m:oMath>
      <w:r w:rsidR="00E91389">
        <w:rPr>
          <w:rFonts w:ascii="Times New Roman" w:eastAsiaTheme="minorEastAsia" w:hAnsi="Times New Roman" w:cs="Times New Roman"/>
          <w:iCs/>
          <w:color w:val="242729"/>
          <w:sz w:val="24"/>
          <w:szCs w:val="24"/>
          <w:shd w:val="clear" w:color="auto" w:fill="FFFFFF"/>
        </w:rPr>
        <w:t>that a team can expect to sample will be predicated upon their current state, and so on as the decision tree unfurls. The Bellman equation can be written as:</w:t>
      </w:r>
    </w:p>
    <w:p w14:paraId="203FCCFD" w14:textId="521BCA07" w:rsidR="0049332D" w:rsidRDefault="0049332D" w:rsidP="0049332D">
      <w:pPr>
        <w:pStyle w:val="Caption"/>
        <w:keepNext/>
      </w:pPr>
      <w:r>
        <w:t>Equation 1.</w:t>
      </w:r>
      <w:r w:rsidR="00C21775">
        <w:fldChar w:fldCharType="begin"/>
      </w:r>
      <w:r w:rsidR="00C21775">
        <w:instrText xml:space="preserve"> SEQ Equation \* ARABIC </w:instrText>
      </w:r>
      <w:r w:rsidR="00C21775">
        <w:fldChar w:fldCharType="separate"/>
      </w:r>
      <w:r w:rsidR="00F2797D">
        <w:rPr>
          <w:noProof/>
        </w:rPr>
        <w:t>8</w:t>
      </w:r>
      <w:r w:rsidR="00C21775">
        <w:rPr>
          <w:noProof/>
        </w:rPr>
        <w:fldChar w:fldCharType="end"/>
      </w:r>
    </w:p>
    <w:p w14:paraId="3900CD24" w14:textId="18E23CE6" w:rsidR="00115D65" w:rsidRPr="0049332D" w:rsidRDefault="00C21775"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t+3</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3A46FDED" w14:textId="4C4328EF" w:rsidR="0049332D" w:rsidRPr="0049332D" w:rsidRDefault="0049332D" w:rsidP="00115D65">
      <w:pPr>
        <w:rPr>
          <w:rFonts w:ascii="Times New Roman" w:eastAsiaTheme="minorEastAsia" w:hAnsi="Times New Roman" w:cs="Times New Roman"/>
          <w:color w:val="242729"/>
          <w:sz w:val="24"/>
          <w:szCs w:val="24"/>
          <w:shd w:val="clear" w:color="auto" w:fill="FFFFFF"/>
        </w:rPr>
      </w:pPr>
      <w:r>
        <w:rPr>
          <w:rFonts w:ascii="Times New Roman" w:eastAsiaTheme="minorEastAsia" w:hAnsi="Times New Roman" w:cs="Times New Roman"/>
          <w:color w:val="242729"/>
          <w:sz w:val="24"/>
          <w:szCs w:val="24"/>
          <w:shd w:val="clear" w:color="auto" w:fill="FFFFFF"/>
        </w:rPr>
        <w:t>Rewritten as</w:t>
      </w:r>
    </w:p>
    <w:p w14:paraId="6F3C13E0" w14:textId="58F70E08" w:rsidR="00CD4E83" w:rsidRPr="0049332D" w:rsidRDefault="00C21775"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p>
            <m:sSupPr>
              <m:ctrlPr>
                <w:rPr>
                  <w:rFonts w:ascii="Cambria Math" w:eastAsiaTheme="minorEastAsia" w:hAnsi="Cambria Math" w:cs="Times New Roman"/>
                  <w:i/>
                  <w:iCs/>
                  <w:color w:val="242729"/>
                  <w:sz w:val="24"/>
                  <w:szCs w:val="24"/>
                  <w:shd w:val="clear" w:color="auto" w:fill="FFFFFF"/>
                </w:rPr>
              </m:ctrlPr>
            </m:sSupPr>
            <m:e>
              <m:r>
                <w:rPr>
                  <w:rFonts w:ascii="Cambria Math" w:eastAsiaTheme="minorEastAsia" w:hAnsi="Cambria Math" w:cs="Times New Roman"/>
                  <w:color w:val="242729"/>
                  <w:sz w:val="24"/>
                  <w:szCs w:val="24"/>
                  <w:shd w:val="clear" w:color="auto" w:fill="FFFFFF"/>
                </w:rPr>
                <m:t>V</m:t>
              </m:r>
            </m:e>
            <m:sup>
              <m:r>
                <w:rPr>
                  <w:rFonts w:ascii="Cambria Math" w:eastAsiaTheme="minorEastAsia" w:hAnsi="Cambria Math" w:cs="Times New Roman"/>
                  <w:color w:val="242729"/>
                  <w:sz w:val="24"/>
                  <w:szCs w:val="24"/>
                  <w:shd w:val="clear" w:color="auto" w:fill="FFFFFF"/>
                </w:rPr>
                <m:t>t+1</m:t>
              </m:r>
            </m:sup>
          </m:sSup>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0B4D8C02" w14:textId="01CC6FE8" w:rsidR="00115D65" w:rsidRDefault="00115D65" w:rsidP="00BC182D">
      <w:pPr>
        <w:rPr>
          <w:rFonts w:ascii="Times New Roman" w:eastAsiaTheme="minorEastAsia" w:hAnsi="Times New Roman" w:cs="Times New Roman"/>
          <w:iCs/>
          <w:color w:val="242729"/>
          <w:sz w:val="24"/>
          <w:szCs w:val="24"/>
          <w:shd w:val="clear" w:color="auto" w:fill="FFFFFF"/>
        </w:rPr>
      </w:pPr>
    </w:p>
    <w:p w14:paraId="1AEDBE19" w14:textId="4E2C3B84" w:rsidR="00B81021" w:rsidRPr="00DA405F" w:rsidRDefault="00B81021"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Any such huge decision tree in equation 1.8 can be simplified down into smaller steps that iterate recursively.</w:t>
      </w:r>
      <w:r w:rsidR="00A54430">
        <w:rPr>
          <w:rFonts w:ascii="Times New Roman" w:eastAsiaTheme="minorEastAsia" w:hAnsi="Times New Roman" w:cs="Times New Roman"/>
          <w:iCs/>
          <w:color w:val="242729"/>
          <w:sz w:val="24"/>
          <w:szCs w:val="24"/>
          <w:shd w:val="clear" w:color="auto" w:fill="FFFFFF"/>
        </w:rPr>
        <w:t xml:space="preserve"> The temporal difference error signal can then be expressed as the difference between any agent’s predictions of their current state and time and the former state and time.</w:t>
      </w:r>
    </w:p>
    <w:p w14:paraId="64A75720" w14:textId="11F4B742"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These theoretical models had a profound effect on the search for a neural substrate of reward when reconciled with electrophysiological recordings of non-human primate midbrain dopaminergic neurons (Schultz et al., 1997). Such dopaminergic neurons typically have stereotyped responses to unpredicted rewards showing phasic activity with a duration of less than 200ms and a latency of </w:t>
      </w:r>
      <w:r w:rsidR="00E26DBC">
        <w:rPr>
          <w:rFonts w:ascii="Times New Roman" w:hAnsi="Times New Roman" w:cs="Times New Roman"/>
          <w:iCs/>
          <w:color w:val="242729"/>
          <w:sz w:val="24"/>
          <w:szCs w:val="24"/>
        </w:rPr>
        <w:t>&lt;</w:t>
      </w:r>
      <w:r w:rsidRPr="00DA405F">
        <w:rPr>
          <w:rFonts w:ascii="Times New Roman" w:hAnsi="Times New Roman" w:cs="Times New Roman"/>
          <w:iCs/>
          <w:color w:val="242729"/>
          <w:sz w:val="24"/>
          <w:szCs w:val="24"/>
        </w:rPr>
        <w:t>100ms</w:t>
      </w:r>
      <w:r w:rsidR="00E26DBC">
        <w:rPr>
          <w:rFonts w:ascii="Times New Roman" w:hAnsi="Times New Roman" w:cs="Times New Roman"/>
          <w:iCs/>
          <w:color w:val="242729"/>
          <w:sz w:val="24"/>
          <w:szCs w:val="24"/>
        </w:rPr>
        <w:t xml:space="preserve"> </w:t>
      </w:r>
      <w:r w:rsidR="00E26DBC">
        <w:rPr>
          <w:rFonts w:ascii="Times New Roman" w:hAnsi="Times New Roman" w:cs="Times New Roman"/>
          <w:iCs/>
          <w:color w:val="242729"/>
          <w:sz w:val="24"/>
          <w:szCs w:val="24"/>
        </w:rPr>
        <w:fldChar w:fldCharType="begin" w:fldLock="1"/>
      </w:r>
      <w:r w:rsidR="002A1482">
        <w:rPr>
          <w:rFonts w:ascii="Times New Roman" w:hAnsi="Times New Roman" w:cs="Times New Roman"/>
          <w:iCs/>
          <w:color w:val="242729"/>
          <w:sz w:val="24"/>
          <w:szCs w:val="24"/>
        </w:rPr>
        <w:instrText>ADDIN CSL_CITATION {"citationItems":[{"id":"ITEM-1","itemData":{"DOI":"10.1152/jn.1992.67.1.145","ISSN":"00223077","PMID":"1552316","abstract":"Previous studies have shown that dopamine (DA) neurons respond to stimuli of behavioral significance, such as primary reward and conditioned stimuli predicting reward and eliciting behavioral reactions. The present study investigated how these responses develop and vary when the behavioral significance of stimuli changes during different stages of learning. Impulses from DA neurons were recorded with movable microelectrodes from areas A8, A9, and A10 in two awake monkeys during the successive acquisition of two behavioral tasks. Impulses of DA neurons were distinguished from other neurons by their long duration (1.8-5.0 ms) and low spontaneous frequency (0.5-7.0 imp/s). In the first task, animals learned to reach in a small box in front of them when it opened visibly and audibly. Before conditioning, DA neurons were activated the first few times that the empty box opened and animals reacted with saccadic eye movements. Neuronal and behavioral responses disappeared on repeated stimulus presentation. Thus neuronal responses were related to the novelty of an unexpected stimulus eliciting orienting behavior. Subsequently, the box contained a small morsel of apple in one out of six trials. Animals reacted with ocular saccades to nearly every box opening and reached out when the morsel was present. One-third of 49 neurons were phasically activated by every door opening. The response was stronger when food was present. Thus DA neurons responded simultaneously to the sight of primary food reward and to the conditioned stimulus associated with reward. When the box contained a morsel of apple on every trial, animals regularly reacted with target-directed eye and arm movements, and the majority of 76 DA neurons responded to door opening. The same neurons lacked responses to a light not associated with task performance that was illuminated at the position of the food box in alternate sessions, thus demonstrating specificity for the behavioral significance of stimuli. The second task employed the operant conditioning of a reaction time situation in which animals reached from a resting key toward a lever when a small light was illuminated. DA neurons lacked responses to the unconditioned light. During task acquisition lasting 2-3 days, one-half of 25 DA neurons were phasically activated when a drop of liquid reward was delivered for reinforcing the reaching movement. In contrast, neurons were not activated when reward was delivered at regular intervals (2.5-3.5 s) bu…","author":[{"dropping-particle":"","family":"Ljungberg","given":"T.","non-dropping-particle":"","parse-names":false,"suffix":""},{"dropping-particle":"","family":"Apicella","given":"P.","non-dropping-particle":"","parse-names":false,"suffix":""},{"dropping-particle":"","family":"Schultz","given":"W.","non-dropping-particle":"","parse-names":false,"suffix":""}],"container-title":"Journal of Neurophysiology","id":"ITEM-1","issue":"1","issued":{"date-parts":[["1992"]]},"page":"145-163","title":"Responses of monkey dopamine neurons during learning of behavioral reactions","type":"article-journal","volume":"67"},"uris":["http://www.mendeley.com/documents/?uuid=b2478035-07e4-44a9-82c8-75834dab5d69"]}],"mendeley":{"formattedCitation":"(Ljungberg et al., 1992)","plainTextFormattedCitation":"(Ljungberg et al., 1992)","previouslyFormattedCitation":"(Ljungberg et al., 1992)"},"properties":{"noteIndex":0},"schema":"https://github.com/citation-style-language/schema/raw/master/csl-citation.json"}</w:instrText>
      </w:r>
      <w:r w:rsidR="00E26DBC">
        <w:rPr>
          <w:rFonts w:ascii="Times New Roman" w:hAnsi="Times New Roman" w:cs="Times New Roman"/>
          <w:iCs/>
          <w:color w:val="242729"/>
          <w:sz w:val="24"/>
          <w:szCs w:val="24"/>
        </w:rPr>
        <w:fldChar w:fldCharType="separate"/>
      </w:r>
      <w:r w:rsidR="00E26DBC" w:rsidRPr="00E26DBC">
        <w:rPr>
          <w:rFonts w:ascii="Times New Roman" w:hAnsi="Times New Roman" w:cs="Times New Roman"/>
          <w:iCs/>
          <w:noProof/>
          <w:color w:val="242729"/>
          <w:sz w:val="24"/>
          <w:szCs w:val="24"/>
        </w:rPr>
        <w:t>(Ljungberg et al., 1992)</w:t>
      </w:r>
      <w:r w:rsidR="00E26DBC">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This activity scales with the magnitude (typically measured in ml of a pleasurable sugary juice) of reward, and with the reward's unpredictability</w:t>
      </w:r>
      <w:r w:rsidR="002A1482">
        <w:rPr>
          <w:rFonts w:ascii="Times New Roman" w:hAnsi="Times New Roman" w:cs="Times New Roman"/>
          <w:iCs/>
          <w:color w:val="242729"/>
          <w:sz w:val="24"/>
          <w:szCs w:val="24"/>
        </w:rPr>
        <w:t xml:space="preserve"> </w:t>
      </w:r>
      <w:r w:rsidR="002A1482">
        <w:rPr>
          <w:rFonts w:ascii="Times New Roman" w:hAnsi="Times New Roman" w:cs="Times New Roman"/>
          <w:iCs/>
          <w:color w:val="242729"/>
          <w:sz w:val="24"/>
          <w:szCs w:val="24"/>
        </w:rPr>
        <w:fldChar w:fldCharType="begin" w:fldLock="1"/>
      </w:r>
      <w:r w:rsidR="004F738D">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2A1482">
        <w:rPr>
          <w:rFonts w:ascii="Times New Roman" w:hAnsi="Times New Roman" w:cs="Times New Roman"/>
          <w:iCs/>
          <w:color w:val="242729"/>
          <w:sz w:val="24"/>
          <w:szCs w:val="24"/>
        </w:rPr>
        <w:fldChar w:fldCharType="separate"/>
      </w:r>
      <w:r w:rsidR="002A1482" w:rsidRPr="002A1482">
        <w:rPr>
          <w:rFonts w:ascii="Times New Roman" w:hAnsi="Times New Roman" w:cs="Times New Roman"/>
          <w:iCs/>
          <w:noProof/>
          <w:color w:val="242729"/>
          <w:sz w:val="24"/>
          <w:szCs w:val="24"/>
        </w:rPr>
        <w:t>(Bayer &amp; Glimcher, 2005)</w:t>
      </w:r>
      <w:r w:rsidR="002A1482">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these neurons show the greatest increase in stimulus-related firing </w:t>
      </w:r>
      <w:commentRangeStart w:id="18"/>
      <w:r w:rsidRPr="00DA405F">
        <w:rPr>
          <w:rFonts w:ascii="Times New Roman" w:hAnsi="Times New Roman" w:cs="Times New Roman"/>
          <w:iCs/>
          <w:color w:val="242729"/>
          <w:sz w:val="24"/>
          <w:szCs w:val="24"/>
        </w:rPr>
        <w:t>rate</w:t>
      </w:r>
      <w:r w:rsidRPr="00CD3967">
        <w:rPr>
          <w:rStyle w:val="FootnoteReference"/>
        </w:rPr>
        <w:footnoteReference w:id="9"/>
      </w:r>
      <w:r w:rsidRPr="00DA405F">
        <w:rPr>
          <w:rFonts w:ascii="Times New Roman" w:hAnsi="Times New Roman" w:cs="Times New Roman"/>
          <w:iCs/>
          <w:color w:val="242729"/>
          <w:sz w:val="24"/>
          <w:szCs w:val="24"/>
        </w:rPr>
        <w:t xml:space="preserve"> </w:t>
      </w:r>
      <w:commentRangeEnd w:id="18"/>
      <w:r w:rsidR="009B54C9">
        <w:rPr>
          <w:rStyle w:val="CommentReference"/>
        </w:rPr>
        <w:commentReference w:id="18"/>
      </w:r>
      <w:r w:rsidRPr="00DA405F">
        <w:rPr>
          <w:rFonts w:ascii="Times New Roman" w:hAnsi="Times New Roman" w:cs="Times New Roman"/>
          <w:iCs/>
          <w:color w:val="242729"/>
          <w:sz w:val="24"/>
          <w:szCs w:val="24"/>
        </w:rPr>
        <w:t>when the organism receives the most surprising, most preferred kind (e.g. flavour), and largest reward. Such responses of a single dopaminergic neuron to an unpredictable reward of juice recorded from the midbrain of a rhesus macaque over multiple trials are shown in figure 2a).</w:t>
      </w:r>
    </w:p>
    <w:p w14:paraId="0FCB4B8C" w14:textId="6F087ECD"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Crucially, this 'quantitative encoding'</w:t>
      </w:r>
      <w:r w:rsidR="004F738D">
        <w:rPr>
          <w:rFonts w:ascii="Times New Roman" w:hAnsi="Times New Roman" w:cs="Times New Roman"/>
          <w:iCs/>
          <w:color w:val="242729"/>
          <w:sz w:val="24"/>
          <w:szCs w:val="24"/>
        </w:rPr>
        <w:t xml:space="preserve"> </w:t>
      </w:r>
      <w:r w:rsidR="004F738D">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4F738D">
        <w:rPr>
          <w:rFonts w:ascii="Times New Roman" w:hAnsi="Times New Roman" w:cs="Times New Roman"/>
          <w:iCs/>
          <w:color w:val="242729"/>
          <w:sz w:val="24"/>
          <w:szCs w:val="24"/>
        </w:rPr>
        <w:fldChar w:fldCharType="separate"/>
      </w:r>
      <w:r w:rsidR="004F738D" w:rsidRPr="004F738D">
        <w:rPr>
          <w:rFonts w:ascii="Times New Roman" w:hAnsi="Times New Roman" w:cs="Times New Roman"/>
          <w:iCs/>
          <w:noProof/>
          <w:color w:val="242729"/>
          <w:sz w:val="24"/>
          <w:szCs w:val="24"/>
        </w:rPr>
        <w:t>(Bayer &amp; Glimcher, 2005)</w:t>
      </w:r>
      <w:r w:rsidR="004F738D">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of the desirability extends to cues which predict a future reward</w:t>
      </w:r>
      <w:r w:rsidR="006F2716">
        <w:rPr>
          <w:rFonts w:ascii="Times New Roman" w:hAnsi="Times New Roman" w:cs="Times New Roman"/>
          <w:iCs/>
          <w:color w:val="242729"/>
          <w:sz w:val="24"/>
          <w:szCs w:val="24"/>
        </w:rPr>
        <w:t xml:space="preserve"> </w:t>
      </w:r>
      <w:r w:rsidR="006F2716">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6F2716">
        <w:rPr>
          <w:rFonts w:ascii="Times New Roman" w:hAnsi="Times New Roman" w:cs="Times New Roman"/>
          <w:iCs/>
          <w:color w:val="242729"/>
          <w:sz w:val="24"/>
          <w:szCs w:val="24"/>
        </w:rPr>
        <w:fldChar w:fldCharType="separate"/>
      </w:r>
      <w:r w:rsidR="006F2716" w:rsidRPr="006F2716">
        <w:rPr>
          <w:rFonts w:ascii="Times New Roman" w:hAnsi="Times New Roman" w:cs="Times New Roman"/>
          <w:iCs/>
          <w:noProof/>
          <w:color w:val="242729"/>
          <w:sz w:val="24"/>
          <w:szCs w:val="24"/>
        </w:rPr>
        <w:t>(Mirenowicz &amp; Schultz, 1994)</w:t>
      </w:r>
      <w:r w:rsidR="006F2716">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Indeed, as a conditioned </w:t>
      </w:r>
      <w:ins w:id="19" w:author="Andreas Poehlmann" w:date="2021-01-18T20:10:00Z">
        <w:r w:rsidR="001E3FEF">
          <w:rPr>
            <w:rFonts w:ascii="Times New Roman" w:hAnsi="Times New Roman" w:cs="Times New Roman"/>
            <w:iCs/>
            <w:color w:val="242729"/>
            <w:sz w:val="24"/>
            <w:szCs w:val="24"/>
          </w:rPr>
          <w:t>stimulus</w:t>
        </w:r>
      </w:ins>
      <w:del w:id="20" w:author="Andreas Poehlmann" w:date="2021-01-18T20:10:00Z">
        <w:r w:rsidRPr="00DA405F" w:rsidDel="001E3FEF">
          <w:rPr>
            <w:rFonts w:ascii="Times New Roman" w:hAnsi="Times New Roman" w:cs="Times New Roman"/>
            <w:iCs/>
            <w:color w:val="242729"/>
            <w:sz w:val="24"/>
            <w:szCs w:val="24"/>
          </w:rPr>
          <w:delText>stimuli</w:delText>
        </w:r>
      </w:del>
      <w:r w:rsidRPr="00DA405F">
        <w:rPr>
          <w:rFonts w:ascii="Times New Roman" w:hAnsi="Times New Roman" w:cs="Times New Roman"/>
          <w:iCs/>
          <w:color w:val="242729"/>
          <w:sz w:val="24"/>
          <w:szCs w:val="24"/>
        </w:rPr>
        <w:t xml:space="preserve"> for</w:t>
      </w:r>
      <w:r w:rsidR="00157064">
        <w:rPr>
          <w:rFonts w:ascii="Times New Roman" w:hAnsi="Times New Roman" w:cs="Times New Roman"/>
          <w:iCs/>
          <w:color w:val="242729"/>
          <w:sz w:val="24"/>
          <w:szCs w:val="24"/>
        </w:rPr>
        <w:t xml:space="preserve"> </w:t>
      </w:r>
      <w:r w:rsidRPr="00DA405F">
        <w:rPr>
          <w:rFonts w:ascii="Times New Roman" w:hAnsi="Times New Roman" w:cs="Times New Roman"/>
          <w:iCs/>
          <w:color w:val="242729"/>
          <w:sz w:val="24"/>
          <w:szCs w:val="24"/>
        </w:rPr>
        <w:t xml:space="preserve">reward becomes established, dopaminergic neurons gradually increase the stimulus-related phasic activity corresponding to the presentation of the conditioned stimuli, and </w:t>
      </w:r>
      <w:r w:rsidRPr="00DA405F">
        <w:rPr>
          <w:rFonts w:ascii="Times New Roman" w:hAnsi="Times New Roman" w:cs="Times New Roman"/>
          <w:i/>
          <w:iCs/>
          <w:color w:val="242729"/>
          <w:sz w:val="24"/>
          <w:szCs w:val="24"/>
        </w:rPr>
        <w:t>decrease</w:t>
      </w:r>
      <w:r w:rsidRPr="00DA405F">
        <w:rPr>
          <w:rFonts w:ascii="Times New Roman" w:hAnsi="Times New Roman" w:cs="Times New Roman"/>
          <w:color w:val="242729"/>
          <w:sz w:val="24"/>
          <w:szCs w:val="24"/>
        </w:rPr>
        <w:t xml:space="preserve"> stimulus-related phasic activity at the time of the reward delivery. For a </w:t>
      </w:r>
      <w:r w:rsidR="00BE378C">
        <w:rPr>
          <w:rFonts w:ascii="Times New Roman" w:hAnsi="Times New Roman" w:cs="Times New Roman"/>
          <w:color w:val="242729"/>
          <w:sz w:val="24"/>
          <w:szCs w:val="24"/>
        </w:rPr>
        <w:t xml:space="preserve">perfectly </w:t>
      </w:r>
      <w:r w:rsidRPr="00DA405F">
        <w:rPr>
          <w:rFonts w:ascii="Times New Roman" w:hAnsi="Times New Roman" w:cs="Times New Roman"/>
          <w:color w:val="242729"/>
          <w:sz w:val="24"/>
          <w:szCs w:val="24"/>
        </w:rPr>
        <w:t xml:space="preserve">temporally predictive cue-reward relationship, the only change in dopaminergic firing rate is seen when the conditioned stimulus is presented and there is </w:t>
      </w:r>
      <w:r w:rsidRPr="00DA405F">
        <w:rPr>
          <w:rFonts w:ascii="Times New Roman" w:hAnsi="Times New Roman" w:cs="Times New Roman"/>
          <w:i/>
          <w:iCs/>
          <w:color w:val="242729"/>
          <w:sz w:val="24"/>
          <w:szCs w:val="24"/>
        </w:rPr>
        <w:t>no</w:t>
      </w:r>
      <w:r w:rsidRPr="00DA405F">
        <w:rPr>
          <w:rFonts w:ascii="Times New Roman" w:hAnsi="Times New Roman" w:cs="Times New Roman"/>
          <w:color w:val="242729"/>
          <w:sz w:val="24"/>
          <w:szCs w:val="24"/>
        </w:rPr>
        <w:t xml:space="preserve"> change in reward-related dopaminergic firing rate</w:t>
      </w:r>
      <w:r w:rsidR="006F2716">
        <w:rPr>
          <w:rFonts w:ascii="Times New Roman" w:hAnsi="Times New Roman" w:cs="Times New Roman"/>
          <w:color w:val="242729"/>
          <w:sz w:val="24"/>
          <w:szCs w:val="24"/>
        </w:rPr>
        <w:t xml:space="preserve"> </w:t>
      </w:r>
      <w:r w:rsidR="006F2716">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1997)","plainTextFormattedCitation":"(W. Schultz et al., 1997)","previouslyFormattedCitation":"(W. Schultz et al., 1997)"},"properties":{"noteIndex":0},"schema":"https://github.com/citation-style-language/schema/raw/master/csl-citation.json"}</w:instrText>
      </w:r>
      <w:r w:rsidR="006F2716">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(W. Schultz et al., 1997)</w:t>
      </w:r>
      <w:r w:rsidR="006F2716">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The changes in firing rate of a single dopaminergic neuron evoked by a fully conditioned stimulus and reward are shown in figure 2b).</w:t>
      </w:r>
    </w:p>
    <w:p w14:paraId="7CA538ED" w14:textId="56BC3430" w:rsidR="005C4318" w:rsidRPr="005C4318" w:rsidRDefault="009C57C2" w:rsidP="009A2C06">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This change </w:t>
      </w:r>
      <w:r w:rsidR="001B5FED">
        <w:rPr>
          <w:rFonts w:ascii="Times New Roman" w:hAnsi="Times New Roman" w:cs="Times New Roman"/>
          <w:color w:val="242729"/>
          <w:sz w:val="24"/>
          <w:szCs w:val="24"/>
        </w:rPr>
        <w:t xml:space="preserve">in </w:t>
      </w:r>
      <w:r w:rsidRPr="00DA405F">
        <w:rPr>
          <w:rFonts w:ascii="Times New Roman" w:hAnsi="Times New Roman" w:cs="Times New Roman"/>
          <w:color w:val="242729"/>
          <w:sz w:val="24"/>
          <w:szCs w:val="24"/>
        </w:rPr>
        <w:t>firing rates to the</w:t>
      </w:r>
      <w:r w:rsidR="00405122">
        <w:rPr>
          <w:rFonts w:ascii="Times New Roman" w:hAnsi="Times New Roman" w:cs="Times New Roman"/>
          <w:color w:val="242729"/>
          <w:sz w:val="24"/>
          <w:szCs w:val="24"/>
        </w:rPr>
        <w:t>se</w:t>
      </w:r>
      <w:r w:rsidRPr="00DA405F">
        <w:rPr>
          <w:rFonts w:ascii="Times New Roman" w:hAnsi="Times New Roman" w:cs="Times New Roman"/>
          <w:color w:val="242729"/>
          <w:sz w:val="24"/>
          <w:szCs w:val="24"/>
        </w:rPr>
        <w:t xml:space="preserve"> two stimuli presentations can be explained using the prediction error paradigm</w:t>
      </w:r>
      <w:r w:rsidR="009B2022">
        <w:rPr>
          <w:rFonts w:ascii="Times New Roman" w:hAnsi="Times New Roman" w:cs="Times New Roman"/>
          <w:color w:val="242729"/>
          <w:sz w:val="24"/>
          <w:szCs w:val="24"/>
        </w:rPr>
        <w:t xml:space="preserve"> described above</w:t>
      </w:r>
      <w:r w:rsidRPr="00DA405F">
        <w:rPr>
          <w:rFonts w:ascii="Times New Roman" w:hAnsi="Times New Roman" w:cs="Times New Roman"/>
          <w:color w:val="242729"/>
          <w:sz w:val="24"/>
          <w:szCs w:val="24"/>
        </w:rPr>
        <w:t xml:space="preserve">. A subject to whom it has been signalled that a reward will occur with 100% reliability in exactly n seconds will have no prediction error at the actual receipt of reward. This temporal-difference 'reward-prediction error' (RPE) is what the dopaminergic neurons are signalling with their change in activity </w:t>
      </w:r>
      <w:r w:rsidR="00534FAB">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id":"ITEM-2","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D","non-dropping-particle":"","parse-names":false,"suffix":""}],"container-title":"Science","id":"ITEM-2","issue":"February","issued":{"date-parts":[["2008"]]},"page":"1264-1267","title":"BOLD Responses Reflecting Dopaminergic Signals in the Human Ventral Tegmental Area","type":"article-journal","volume":"319"},"uris":["http://www.mendeley.com/documents/?uuid=2945e8cd-f67a-45e2-86c5-27fbe65f45bc"]}],"mendeley":{"formattedCitation":"(D’Ardenne et al., 2008; W. Schultz et al., 1997)","plainTextFormattedCitation":"(D’Ardenne et al., 2008; W. Schultz et al., 1997)","previouslyFormattedCitation":"(D’Ardenne et al., 2008; W. Schultz et al., 1997)"},"properties":{"noteIndex":0},"schema":"https://github.com/citation-style-language/schema/raw/master/csl-citation.json"}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(D’Ardenne et al., 2008; W. Schultz et al., 1997)</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The compatibility of this signal with temporal-difference (rather than the foundational Rescorla-Wagner) models is supported by</w:t>
      </w:r>
      <w:r w:rsidR="009A2C06">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a study by </w:t>
      </w:r>
      <w:r w:rsidR="00534FAB">
        <w:rPr>
          <w:rFonts w:ascii="Times New Roman" w:hAnsi="Times New Roman" w:cs="Times New Roman"/>
          <w:color w:val="242729"/>
          <w:sz w:val="24"/>
          <w:szCs w:val="24"/>
        </w:rPr>
        <w:fldChar w:fldCharType="begin" w:fldLock="1"/>
      </w:r>
      <w:r w:rsidR="00551993">
        <w:rPr>
          <w:rFonts w:ascii="Times New Roman" w:hAnsi="Times New Roman" w:cs="Times New Roman"/>
          <w:color w:val="242729"/>
          <w:sz w:val="24"/>
          <w:szCs w:val="24"/>
        </w:rPr>
        <w:instrText>ADDIN CSL_CITATION {"citationItems":[{"id":"ITEM-1","itemData":{"DOI":"10.1523/jneurosci.16-05-01936.1996","ISSN":"02706474","PMID":"8774460","abstract":"We develop a theoretical framework that shows how mesencephalic dopamine systems could distribute to their targets a signal that represents information about future expectations. In particular, we show how activity in the cerebral cortex can make predictions about future receipt of reward and how fluctuations in the activity levels of neurons in diffuse dopamine systems above and below baseline levels would represent errors in these predictions that are delivered to cortical and subcortical targets. We present a model for how such errors could be constructed in a real brain that is consistent with physiological results for a subset of dopaminergic neurons located in the ventral tegmental area and surrounding dopaminergic neurons. The theory also makes testable predictions about human choice behavior on a simple decision-making task. Furthermore, we show that, through a simple influence on synaptic plasticity, fluctuations in dopamine release can act to change the predictions in an appropriate manner.","author":[{"dropping-particle":"","family":"Montague","given":"P. Read","non-dropping-particle":"","parse-names":false,"suffix":""},{"dropping-particle":"","family":"Dayan","given":"Peter","non-dropping-particle":"","parse-names":false,"suffix":""},{"dropping-particle":"","family":"Sejnowski","given":"Terrence J.","non-dropping-particle":"","parse-names":false,"suffix":""}],"container-title":"Journal of Neuroscience","id":"ITEM-1","issue":"5","issued":{"date-parts":[["1996"]]},"page":"1936-1947","title":"A framework for mesencephalic dopamine systems based on predictive Hebbian learning","type":"article-journal","volume":"16"},"uris":["http://www.mendeley.com/documents/?uuid=8c705d8a-8bc3-4c92-989c-54592e15ca1b"]}],"mendeley":{"formattedCitation":"(Montague et al., 1996)","manualFormatting":"Montague et al., who","plainTextFormattedCitation":"(Montague et al., 1996)","previouslyFormattedCitation":"(Montague et al., 1996)"},"properties":{"noteIndex":0},"schema":"https://github.com/citation-style-language/schema/raw/master/csl-citation.json"}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534FAB" w:rsidRPr="00534FAB">
        <w:rPr>
          <w:rFonts w:ascii="Times New Roman" w:hAnsi="Times New Roman" w:cs="Times New Roman"/>
          <w:noProof/>
          <w:color w:val="242729"/>
          <w:sz w:val="24"/>
          <w:szCs w:val="24"/>
        </w:rPr>
        <w:t>Montague et al.,</w:t>
      </w:r>
      <w:r w:rsidR="009A2C06">
        <w:rPr>
          <w:rFonts w:ascii="Times New Roman" w:hAnsi="Times New Roman" w:cs="Times New Roman"/>
          <w:noProof/>
          <w:color w:val="242729"/>
          <w:sz w:val="24"/>
          <w:szCs w:val="24"/>
        </w:rPr>
        <w:t xml:space="preserve"> who</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showed that rewards could be predicted from sequences of conditioned stimuli. Such sequences are only compatible with the higher-order prediction errors of temporal-difference learning.</w:t>
      </w:r>
    </w:p>
    <w:p w14:paraId="1495908B" w14:textId="1BA32D09"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If the change in firing rate of these neurons is correlated to the reward-prediction error of a pair of conditioned and unconditioned stimuli, it should hold for when this error is </w:t>
      </w:r>
      <w:del w:id="21" w:author="Andreas Poehlmann" w:date="2021-01-18T20:14:00Z">
        <w:r w:rsidRPr="00DA405F" w:rsidDel="009B54C9">
          <w:rPr>
            <w:rFonts w:ascii="Times New Roman" w:hAnsi="Times New Roman" w:cs="Times New Roman"/>
            <w:color w:val="242729"/>
            <w:sz w:val="24"/>
            <w:szCs w:val="24"/>
          </w:rPr>
          <w:delText>negate</w:delText>
        </w:r>
      </w:del>
      <w:ins w:id="22" w:author="Andreas Poehlmann" w:date="2021-01-18T20:14:00Z">
        <w:r w:rsidR="009B54C9">
          <w:rPr>
            <w:rFonts w:ascii="Times New Roman" w:hAnsi="Times New Roman" w:cs="Times New Roman"/>
            <w:color w:val="242729"/>
            <w:sz w:val="24"/>
            <w:szCs w:val="24"/>
          </w:rPr>
          <w:t>negated</w:t>
        </w:r>
      </w:ins>
      <w:r w:rsidRPr="00DA405F">
        <w:rPr>
          <w:rFonts w:ascii="Times New Roman" w:hAnsi="Times New Roman" w:cs="Times New Roman"/>
          <w:color w:val="242729"/>
          <w:sz w:val="24"/>
          <w:szCs w:val="24"/>
        </w:rPr>
        <w:t xml:space="preserve">, i.e. when a reward is predicted, but does not arrive. Such a relationship is observed </w:t>
      </w:r>
      <w:r w:rsidR="00C82BAC">
        <w:rPr>
          <w:rFonts w:ascii="Times New Roman" w:hAnsi="Times New Roman" w:cs="Times New Roman"/>
          <w:color w:val="242729"/>
          <w:sz w:val="24"/>
          <w:szCs w:val="24"/>
        </w:rPr>
        <w:fldChar w:fldCharType="begin" w:fldLock="1"/>
      </w:r>
      <w:r w:rsidR="00C267F7">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1997)","manualFormatting":"(Schultz et al., 1997)","plainTextFormattedCitation":"(W. Schultz et al., 1997)","previouslyFormattedCitation":"(W. Schultz et al., 1997)"},"properties":{"noteIndex":0},"schema":"https://github.com/citation-style-language/schema/raw/master/csl-citation.json"}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(Schultz et al., 1997)</w:t>
      </w:r>
      <w:r w:rsidR="00C82BAC">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w:t>
      </w:r>
      <w:r w:rsidR="00C267F7">
        <w:rPr>
          <w:rFonts w:ascii="Times New Roman" w:hAnsi="Times New Roman" w:cs="Times New Roman"/>
          <w:color w:val="242729"/>
          <w:sz w:val="24"/>
          <w:szCs w:val="24"/>
        </w:rPr>
        <w:t>an illustrative example is presented</w:t>
      </w:r>
      <w:r w:rsidRPr="00DA405F">
        <w:rPr>
          <w:rFonts w:ascii="Times New Roman" w:hAnsi="Times New Roman" w:cs="Times New Roman"/>
          <w:color w:val="242729"/>
          <w:sz w:val="24"/>
          <w:szCs w:val="24"/>
        </w:rPr>
        <w:t xml:space="preserve"> in figure 2c). In addition, punishments, and conditioned stimuli for future punishments, have been shown to </w:t>
      </w:r>
      <w:r w:rsidR="001115CE">
        <w:rPr>
          <w:rFonts w:ascii="Times New Roman" w:hAnsi="Times New Roman" w:cs="Times New Roman"/>
          <w:color w:val="242729"/>
          <w:sz w:val="24"/>
          <w:szCs w:val="24"/>
        </w:rPr>
        <w:t xml:space="preserve">also </w:t>
      </w:r>
      <w:r w:rsidRPr="00DA405F">
        <w:rPr>
          <w:rFonts w:ascii="Times New Roman" w:hAnsi="Times New Roman" w:cs="Times New Roman"/>
          <w:color w:val="242729"/>
          <w:sz w:val="24"/>
          <w:szCs w:val="24"/>
        </w:rPr>
        <w:t xml:space="preserve">inhibit dopaminergic firing rate </w:t>
      </w:r>
      <w:r w:rsidR="00C82BAC">
        <w:rPr>
          <w:rFonts w:ascii="Times New Roman" w:hAnsi="Times New Roman" w:cs="Times New Roman"/>
          <w:color w:val="242729"/>
          <w:sz w:val="24"/>
          <w:szCs w:val="24"/>
        </w:rPr>
        <w:fldChar w:fldCharType="begin" w:fldLock="1"/>
      </w:r>
      <w:r w:rsidR="00C82BAC">
        <w:rPr>
          <w:rFonts w:ascii="Times New Roman" w:hAnsi="Times New Roman" w:cs="Times New Roman"/>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C82BAC" w:rsidRPr="00C82BAC">
        <w:rPr>
          <w:rFonts w:ascii="Times New Roman" w:hAnsi="Times New Roman" w:cs="Times New Roman"/>
          <w:noProof/>
          <w:color w:val="242729"/>
          <w:sz w:val="24"/>
          <w:szCs w:val="24"/>
        </w:rPr>
        <w:t>(Mirenowicz &amp; Schultz, 1994)</w:t>
      </w:r>
      <w:r w:rsidR="00C82BAC">
        <w:rPr>
          <w:rFonts w:ascii="Times New Roman" w:hAnsi="Times New Roman" w:cs="Times New Roman"/>
          <w:color w:val="242729"/>
          <w:sz w:val="24"/>
          <w:szCs w:val="24"/>
        </w:rPr>
        <w:fldChar w:fldCharType="end"/>
      </w:r>
      <w:r w:rsidRPr="00CD3967">
        <w:rPr>
          <w:rStyle w:val="FootnoteReference"/>
        </w:rPr>
        <w:footnoteReference w:id="10"/>
      </w:r>
      <w:r w:rsidRPr="00DA405F">
        <w:rPr>
          <w:rFonts w:ascii="Times New Roman" w:hAnsi="Times New Roman" w:cs="Times New Roman"/>
          <w:color w:val="242729"/>
          <w:sz w:val="24"/>
          <w:szCs w:val="24"/>
        </w:rPr>
        <w:t>.</w:t>
      </w:r>
    </w:p>
    <w:p w14:paraId="765EAF29" w14:textId="7777777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b/>
          <w:bCs/>
          <w:iCs/>
          <w:color w:val="242729"/>
          <w:sz w:val="24"/>
          <w:szCs w:val="24"/>
        </w:rPr>
        <w:t>A Dopaminergic Neural Substrate of Utility</w:t>
      </w:r>
    </w:p>
    <w:p w14:paraId="2D86D170" w14:textId="1DDF47A7" w:rsidR="009C57C2" w:rsidRPr="00DA405F" w:rsidRDefault="009C57C2" w:rsidP="009C57C2">
      <w:pPr>
        <w:rPr>
          <w:rFonts w:ascii="Times New Roman" w:hAnsi="Times New Roman" w:cs="Times New Roman"/>
          <w:sz w:val="24"/>
          <w:szCs w:val="24"/>
        </w:rPr>
      </w:pPr>
      <w:del w:id="24" w:author="Andreas Poehlmann" w:date="2021-01-18T20:46:00Z">
        <w:r w:rsidRPr="00DA405F" w:rsidDel="002D73CE">
          <w:rPr>
            <w:rFonts w:ascii="Times New Roman" w:hAnsi="Times New Roman" w:cs="Times New Roman"/>
            <w:iCs/>
            <w:color w:val="242729"/>
            <w:sz w:val="24"/>
            <w:szCs w:val="24"/>
          </w:rPr>
          <w:delText>That the</w:delText>
        </w:r>
      </w:del>
      <w:ins w:id="25" w:author="Andreas Poehlmann" w:date="2021-01-18T20:46:00Z">
        <w:r w:rsidR="002D73CE">
          <w:rPr>
            <w:rFonts w:ascii="Times New Roman" w:hAnsi="Times New Roman" w:cs="Times New Roman"/>
            <w:iCs/>
            <w:color w:val="242729"/>
            <w:sz w:val="24"/>
            <w:szCs w:val="24"/>
          </w:rPr>
          <w:t>The</w:t>
        </w:r>
      </w:ins>
      <w:r w:rsidRPr="00DA405F">
        <w:rPr>
          <w:rFonts w:ascii="Times New Roman" w:hAnsi="Times New Roman" w:cs="Times New Roman"/>
          <w:iCs/>
          <w:color w:val="242729"/>
          <w:sz w:val="24"/>
          <w:szCs w:val="24"/>
        </w:rPr>
        <w:t xml:space="preserve"> change in dopaminergic neuron firing rate encodes a reward-prediction error, with responses correlated with the physical components of expected value, i.e. reward magnitude and probability </w:t>
      </w:r>
      <w:r w:rsidR="00FA318B">
        <w:rPr>
          <w:rFonts w:ascii="Times New Roman" w:hAnsi="Times New Roman" w:cs="Times New Roman"/>
          <w:iCs/>
          <w:color w:val="242729"/>
          <w:sz w:val="24"/>
          <w:szCs w:val="24"/>
        </w:rPr>
        <w:fldChar w:fldCharType="begin" w:fldLock="1"/>
      </w:r>
      <w:r w:rsidR="008B1B5B">
        <w:rPr>
          <w:rFonts w:ascii="Times New Roman" w:hAnsi="Times New Roman" w:cs="Times New Roman"/>
          <w:iCs/>
          <w:color w:val="242729"/>
          <w:sz w:val="24"/>
          <w:szCs w:val="24"/>
        </w:rPr>
        <w:instrText>ADDIN CSL_CITATION {"citationItems":[{"id":"ITEM-1","itemData":{"ISBN":"0036-8075","ISSN":"1095-9203","PMID":"12649484","abstract":"Uncertainty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-1","issue":"March","issued":{"date-parts":[["2003"]]},"page":"1898-1902","title":"Discrete Coding of Reward Dopamine Neurons","type":"article-journal","volume":"299"},"uris":["http://www.mendeley.com/documents/?uuid=21fb096a-2663-4f50-b8aa-b3baf15e7b6f"]},{"id":"ITEM-2","itemData":{"DOI":"10.1126/science.1105370","ISSN":"00368075","PMID":"15761155","abstract":"It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-2","issue":"5715","issued":{"date-parts":[["2005"]]},"page":"1642-1645","title":"Adaptive coding of reward value by dopamine neurons","type":"article-journal","volume":"307"},"uris":["http://www.mendeley.com/documents/?uuid=9f3e506a-36d8-40f9-a530-569fa90a1127"]}],"mendeley":{"formattedCitation":"(Fiorillo et al., 2003; Tobler et al., 2005)","plainTextFormattedCitation":"(Fiorillo et al., 2003; Tobler et al., 2005)","previouslyFormattedCitation":"(Fiorillo et al., 2003; Tobler et al., 2005)"},"properties":{"noteIndex":0},"schema":"https://github.com/citation-style-language/schema/raw/master/csl-citation.json"}</w:instrText>
      </w:r>
      <w:r w:rsidR="00FA318B">
        <w:rPr>
          <w:rFonts w:ascii="Times New Roman" w:hAnsi="Times New Roman" w:cs="Times New Roman"/>
          <w:iCs/>
          <w:color w:val="242729"/>
          <w:sz w:val="24"/>
          <w:szCs w:val="24"/>
        </w:rPr>
        <w:fldChar w:fldCharType="separate"/>
      </w:r>
      <w:r w:rsidR="00FA318B" w:rsidRPr="00FA318B">
        <w:rPr>
          <w:rFonts w:ascii="Times New Roman" w:hAnsi="Times New Roman" w:cs="Times New Roman"/>
          <w:iCs/>
          <w:noProof/>
          <w:color w:val="242729"/>
          <w:sz w:val="24"/>
          <w:szCs w:val="24"/>
        </w:rPr>
        <w:t>(Fiorillo et al., 2003; Tobler et al., 2005)</w:t>
      </w:r>
      <w:r w:rsidR="00FA318B">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However, as discussed, physical components alone cannot account for an organism</w:t>
      </w:r>
      <w:r w:rsidR="000D5C8E">
        <w:rPr>
          <w:rFonts w:ascii="Times New Roman" w:hAnsi="Times New Roman" w:cs="Times New Roman"/>
          <w:iCs/>
          <w:color w:val="242729"/>
          <w:sz w:val="24"/>
          <w:szCs w:val="24"/>
        </w:rPr>
        <w:t>’</w:t>
      </w:r>
      <w:r w:rsidRPr="00DA405F">
        <w:rPr>
          <w:rFonts w:ascii="Times New Roman" w:hAnsi="Times New Roman" w:cs="Times New Roman"/>
          <w:iCs/>
          <w:color w:val="242729"/>
          <w:sz w:val="24"/>
          <w:szCs w:val="24"/>
        </w:rPr>
        <w:t>s level of utility received. Instead, expected utility theory formalises the calculation of the utility present in any choice by observing the behaviour</w:t>
      </w:r>
      <w:r w:rsidR="00892573">
        <w:rPr>
          <w:rFonts w:ascii="Times New Roman" w:hAnsi="Times New Roman" w:cs="Times New Roman"/>
          <w:iCs/>
          <w:color w:val="242729"/>
          <w:sz w:val="24"/>
          <w:szCs w:val="24"/>
        </w:rPr>
        <w:t>s</w:t>
      </w:r>
      <w:r w:rsidRPr="00DA405F">
        <w:rPr>
          <w:rFonts w:ascii="Times New Roman" w:hAnsi="Times New Roman" w:cs="Times New Roman"/>
          <w:iCs/>
          <w:color w:val="242729"/>
          <w:sz w:val="24"/>
          <w:szCs w:val="24"/>
        </w:rPr>
        <w:t xml:space="preserve"> of </w:t>
      </w:r>
      <w:r w:rsidR="00892573">
        <w:rPr>
          <w:rFonts w:ascii="Times New Roman" w:hAnsi="Times New Roman" w:cs="Times New Roman"/>
          <w:iCs/>
          <w:color w:val="242729"/>
          <w:sz w:val="24"/>
          <w:szCs w:val="24"/>
        </w:rPr>
        <w:t>a</w:t>
      </w:r>
      <w:r w:rsidRPr="00DA405F">
        <w:rPr>
          <w:rFonts w:ascii="Times New Roman" w:hAnsi="Times New Roman" w:cs="Times New Roman"/>
          <w:iCs/>
          <w:color w:val="242729"/>
          <w:sz w:val="24"/>
          <w:szCs w:val="24"/>
        </w:rPr>
        <w:t xml:space="preserve"> choosing subject.</w:t>
      </w:r>
    </w:p>
    <w:p w14:paraId="10856650" w14:textId="0F154AB8"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Recent behavioural experiments in mice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{"citationItems":[{"id":"ITEM-1","itemData":{"DOI":"10.1371/journal.pone.0033612","ISSN":"19326203","PMID":"22506004","abstract":"Activation of dopamine receptors in forebrain regions, for minutes or longer, is known to be sufficient for positive reinforcement of stimuli and actions. However, the firing rate of dopamine neurons is increased for only about 200 milliseconds following natural reward events that are better than expected, a response which has been described as a \"reward prediction error\" (RPE). Although RPE drives reinforcement learning (RL) in computational models, it has not been possible to directly test whether the transient dopamine signal actually drives RL. Here we have performed optical stimulation of genetically targeted ventral tegmental area (VTA) dopamine neurons expressing Channelrhodopsin-2 (ChR2) in mice. We mimicked the transient activation of dopamine neurons that occurs in response to natural reward by applying a light pulse of 200 ms in VTA. When a single light pulse followed each self-initiated nose poke, it was sufficient in itself to cause operant reinforcement. Furthermore, when optical stimulation was delivered in separate sessions according to a predetermined pattern, it increased locomotion and contralateral rotations, behaviors that are known to result from activation of dopamine neurons. All three of the optically induced operant and locomotor behaviors were tightly correlated with the number of VTA dopamine neurons that expressed ChR2, providing additional evidence that the behavioral responses were caused by activation of dopamine neurons. These results provide strong evidence that the transient activation of dopamine neurons provides a functional reward signal that drives learning, in support of RL theories of dopamine function. © 2012 Kim et al.","author":[{"dropping-particle":"","family":"Kim","given":"Kyung Man","non-dropping-particle":"","parse-names":false,"suffix":""},{"dropping-particle":"V.","family":"Baratta","given":"Michael","non-dropping-particle":"","parse-names":false,"suffix":""},{"dropping-particle":"","family":"Yang","given":"Aimei","non-dropping-particle":"","parse-names":false,"suffix":""},{"dropping-particle":"","family":"Lee","given":"Doheon","non-dropping-particle":"","parse-names":false,"suffix":""},{"dropping-particle":"","family":"Boyden","given":"Edward S.","non-dropping-particle":"","parse-names":false,"suffix":""},{"dropping-particle":"","family":"Fiorillo","given":"Christopher D.","non-dropping-particle":"","parse-names":false,"suffix":""}],"container-title":"PLoS ONE","id":"ITEM-1","issue":"4","issued":{"date-parts":[["2012"]]},"page":"1-8","title":"Optogenetic mimicry of the transient activation of dopamine neurons by natural reward is sufficient for operant reinforcement","type":"article-journal","volume":"7"},"uris":["http://www.mendeley.com/documents/?uuid=19446563-8088-47c5-9407-dcca08120411"]}],"mendeley":{"formattedCitation":"(Kim et al., 2012)","plainTextFormattedCitation":"(Kim et al., 2012)","previouslyFormattedCitation":"(Kim et al., 2012)"},"properties":{"noteIndex":0},"schema":"https://github.com/citation-style-language/schema/raw/master/csl-citation.json"}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(Kim et al., 2012)</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rats </w:t>
      </w:r>
      <w:r w:rsidR="00F623C3">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{"citationItems":[{"id":"ITEM-1","itemData":{"DOI":"10.1038/nn.3413","ISSN":"15461726","PMID":"23708143","abstract":"Situations in which rewards are unexpectedly obtained or withheld represent opportunities for new learning. Often, this learning includes identifying cues that predict reward availability. Unexpected rewards strongly activate midbrain dopamine neurons. This phasic signal is proposed to support learning about antecedent cues by signaling discrepancies between actual and expected outcomes, termed a reward prediction error. However, it is unknown whether dopamine neuron prediction error signaling and cue-reward learning are causally linked. To test this hypothesis, we manipulated dopamine neuron activity in rats in two behavioral procedures, associative blocking and extinction, that illustrate the essential function of prediction errors in learning. We observed that optogenetic activation of dopamine neurons concurrent with reward delivery, mimicking a prediction error, was sufficient to cause long-lasting increases in cue-elicited reward-seeking behavior. Our findings establish a causal role for temporally precise dopamine neuron signaling in cue-reward learning, bridging a critical gap between experimental evidence and influential theoretical frameworks. © 2013 Nature America, Inc. All rights reserved.","author":[{"dropping-particle":"","family":"Steinberg","given":"Elizabeth E.","non-dropping-particle":"","parse-names":false,"suffix":""},{"dropping-particle":"","family":"Keiflin","given":"Ronald","non-dropping-particle":"","parse-names":false,"suffix":""},{"dropping-particle":"","family":"Boivin","given":"Josiah R.","non-dropping-particle":"","parse-names":false,"suffix":""},{"dropping-particle":"","family":"Witten","given":"Ilana B.","non-dropping-particle":"","parse-names":false,"suffix":""},{"dropping-particle":"","family":"Deisseroth","given":"Karl","non-dropping-particle":"","parse-names":false,"suffix":""},{"dropping-particle":"","family":"Janak","given":"Patricia H.","non-dropping-particle":"","parse-names":false,"suffix":""}],"container-title":"Nature Neuroscience","id":"ITEM-1","issue":"7","issued":{"date-parts":[["2013"]]},"page":"966-973","publisher":"Nature Publishing Group","title":"A causal link between prediction errors, dopamine neurons and learning","type":"article-journal","volume":"16"},"uris":["http://www.mendeley.com/documents/?uuid=eaa217d9-e65e-4ecb-a09e-5dd5b8446b6e"]},{"id":"ITEM-2","itemData":{"DOI":"10.1038/nn.4191","ISSN":"15461726","PMID":"26642092","abstract":"Correlative studies have strongly linked phasic changes in dopamine activity with reward prediction error signaling. But causal evidence that these brief changes in firing actually serve as error signals to drive associative learning is more tenuous. Although there is direct evidence that brief increases can substitute for positive prediction errors, there is no comparable evidence that similarly brief pauses can substitute for negative prediction errors. In the absence of such evidence, the effect of increases in firing could reflect novelty or salience, variables also correlated with dopamine activity. Here we provide evidence in support of the proposed linkage, showing in a modified Pavlovian over-expectation task that brief pauses in the firing of dopamine neurons in rat ventral tegmental area at the time of reward are sufficient to mimic the effects of endogenous negative prediction errors. These results support the proposal that brief changes in the firing of dopamine neurons serve as full-fledged bidirectional prediction error signals.","author":[{"dropping-particle":"","family":"Chang","given":"Chun Yun","non-dropping-particle":"","parse-names":false,"suffix":""},{"dropping-particle":"","family":"Esber","given":"Guillem R.","non-dropping-particle":"","parse-names":false,"suffix":""},{"dropping-particle":"","family":"Marrero-Garcia","given":"Yasmin","non-dropping-particle":"","parse-names":false,"suffix":""},{"dropping-particle":"","family":"Yau","given":"Hau Jie","non-dropping-particle":"","parse-names":false,"suffix":""},{"dropping-particle":"","family":"Bonci","given":"Antonello","non-dropping-particle":"","parse-names":false,"suffix":""},{"dropping-particle":"","family":"Schoenbaum","given":"Geoffrey","non-dropping-particle":"","parse-names":false,"suffix":""}],"container-title":"Nature Neuroscience","id":"ITEM-2","issue":"1","issued":{"date-parts":[["2015"]]},"page":"111-116","title":"Brief optogenetic inhibition of dopamine neurons mimics endogenous negative reward prediction errors","type":"article-journal","volume":"19"},"uris":["http://www.mendeley.com/documents/?uuid=c71f75c4-1e43-4eb3-99b3-f070ea7abed4"]}],"mendeley":{"formattedCitation":"(C. Y. Chang et al., 2015; Steinberg et al., 2013)","plainTextFormattedCitation":"(C. Y. Chang et al., 2015; Steinberg et al., 2013)","previouslyFormattedCitation":"(Chang et al., 2015; Steinberg et al., 2013)"},"properties":{"noteIndex":0},"schema":"https://github.com/citation-style-language/schema/raw/master/csl-citation.json"}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(C. Y. Chang et al., 2015; Steinberg et al., 2013)</w:t>
      </w:r>
      <w:r w:rsidR="00F623C3">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monkeys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have shown that optical stimulation of 'mimic' dopaminergic RPE activity is sufficient to drive learning and choice behaviour </w:t>
      </w:r>
      <w:r w:rsidR="008B1B5B">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Conversely, disruption of the ability of dopaminergic neurons to produce burst firing by genetic inactivation of NMDA receptors led to mutant mice that had attenuated performance on a bandit choice task </w:t>
      </w:r>
      <w:r w:rsidR="00F623C3">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{"citationItems":[{"id":"ITEM-1","itemData":{"DOI":"10.1073/pnas.0813415106","ISSN":"00278424","PMID":"19342487","abstract":"Midbrain dopamine (DA) neurons fire in 2 characteristic modes, tonic and phasic, which are thought to modulate distinct aspects of behavior. However, the inability to selectively disrupt these patterns of activity has hampered the precise definition of the function of these modes of signaling. Here, we addressed the role of phasic DA in learning and other DA-dependent behaviors by attenuating DA neuron burst firing and subsequent DA release, without altering tonic neural activity. Disruption of phasic DA was achieved by selective genetic inactivation of NMDA-type, iono- tropic glutamate receptors in DA neurons. Disruption of phasic DA neuron activity impaired the acquisition of numerous conditioned behavioral responses, and dramatically attenuated learning about cues that predicted rewarding and aversive events while leaving many other DA-dependent behaviors unaffected.","author":[{"dropping-particle":"","family":"Zweifel","given":"Larry S.","non-dropping-particle":"","parse-names":false,"suffix":""},{"dropping-particle":"","family":"Parker","given":"Jones G.","non-dropping-particle":"","parse-names":false,"suffix":""},{"dropping-particle":"","family":"Lobb","given":"Collin J.","non-dropping-particle":"","parse-names":false,"suffix":""},{"dropping-particle":"","family":"Rainwater","given":"Aundrea","non-dropping-particle":"","parse-names":false,"suffix":""},{"dropping-particle":"","family":"Wall","given":"Valeriez","non-dropping-particle":"","parse-names":false,"suffix":""},{"dropping-particle":"","family":"Fadok","given":"Jonathan P.","non-dropping-particle":"","parse-names":false,"suffix":""},{"dropping-particle":"","family":"Darvas","given":"Martin","non-dropping-particle":"","parse-names":false,"suffix":""},{"dropping-particle":"","family":"Kim","given":"Min J.","non-dropping-particle":"","parse-names":false,"suffix":""},{"dropping-particle":"","family":"Mizumori","given":"Sheri J.Y.","non-dropping-particle":"","parse-names":false,"suffix":""},{"dropping-particle":"","family":"Paladini","given":"Carlos A.","non-dropping-particle":"","parse-names":false,"suffix":""},{"dropping-particle":"","family":"Phillips","given":"Paul E.M.","non-dropping-particle":"","parse-names":false,"suffix":""},{"dropping-particle":"","family":"Palmiter","given":"Richard D.","non-dropping-particle":"","parse-names":false,"suffix":""}],"container-title":"Proceedings of the National Academy of Sciences of the United States of America","id":"ITEM-1","issue":"18","issued":{"date-parts":[["2009"]]},"page":"7281-7288","title":"Disruption of NMDAR-dependent burst firing by dopamine neurons provides selective assessment of phasic dopamine-dependent behavior","type":"article-journal","volume":"106"},"uris":["http://www.mendeley.com/documents/?uuid=a35dd2a3-cd1c-4823-ac4e-162dd4379288"]}],"mendeley":{"formattedCitation":"(Zweifel et al., 2009)","plainTextFormattedCitation":"(Zweifel et al., 2009)","previouslyFormattedCitation":"(Zweifel et al., 2009)"},"properties":{"noteIndex":0},"schema":"https://github.com/citation-style-language/schema/raw/master/csl-citation.json"}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F623C3" w:rsidRPr="00F623C3">
        <w:rPr>
          <w:rFonts w:ascii="Times New Roman" w:hAnsi="Times New Roman" w:cs="Times New Roman"/>
          <w:noProof/>
          <w:color w:val="242729"/>
          <w:sz w:val="24"/>
          <w:szCs w:val="24"/>
        </w:rPr>
        <w:t>(Zweifel et al., 2009)</w:t>
      </w:r>
      <w:r w:rsidR="00F623C3">
        <w:rPr>
          <w:rFonts w:ascii="Times New Roman" w:hAnsi="Times New Roman" w:cs="Times New Roman"/>
          <w:color w:val="242729"/>
          <w:sz w:val="24"/>
          <w:szCs w:val="24"/>
        </w:rPr>
        <w:fldChar w:fldCharType="end"/>
      </w:r>
      <w:r w:rsidR="00F623C3">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implicating these cells as a neuronal substrate of utility.</w:t>
      </w:r>
    </w:p>
    <w:p w14:paraId="2EF386E6" w14:textId="0AE29AD3" w:rsidR="00711349" w:rsidRDefault="00F623C3" w:rsidP="009C57C2">
      <w:pPr>
        <w:rPr>
          <w:rFonts w:ascii="Times New Roman" w:hAnsi="Times New Roman" w:cs="Times New Roman"/>
          <w:color w:val="242729"/>
          <w:sz w:val="24"/>
          <w:szCs w:val="24"/>
        </w:rPr>
      </w:pPr>
      <w:r>
        <w:rPr>
          <w:rFonts w:ascii="Times New Roman" w:hAnsi="Times New Roman" w:cs="Times New Roman"/>
          <w:iCs/>
          <w:color w:val="242729"/>
          <w:sz w:val="24"/>
          <w:szCs w:val="24"/>
        </w:rPr>
        <w:fldChar w:fldCharType="begin" w:fldLock="1"/>
      </w:r>
      <w:r w:rsidR="00C0284B">
        <w:rPr>
          <w:rFonts w:ascii="Times New Roman" w:hAnsi="Times New Roman" w:cs="Times New Roman"/>
          <w:iCs/>
          <w:color w:val="242729"/>
          <w:sz w:val="24"/>
          <w:szCs w:val="24"/>
        </w:rP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rPr>
          <w:rFonts w:ascii="Times New Roman" w:hAnsi="Times New Roman" w:cs="Times New Roman"/>
          <w:iCs/>
          <w:color w:val="242729"/>
          <w:sz w:val="24"/>
          <w:szCs w:val="24"/>
        </w:rPr>
        <w:fldChar w:fldCharType="separate"/>
      </w:r>
      <w:r w:rsidRPr="00F623C3">
        <w:rPr>
          <w:rFonts w:ascii="Times New Roman" w:hAnsi="Times New Roman" w:cs="Times New Roman"/>
          <w:iCs/>
          <w:noProof/>
          <w:color w:val="242729"/>
          <w:sz w:val="24"/>
          <w:szCs w:val="24"/>
        </w:rPr>
        <w:t>Lak et al., 2014</w:t>
      </w:r>
      <w:r>
        <w:rPr>
          <w:rFonts w:ascii="Times New Roman" w:hAnsi="Times New Roman" w:cs="Times New Roman"/>
          <w:iCs/>
          <w:color w:val="242729"/>
          <w:sz w:val="24"/>
          <w:szCs w:val="24"/>
        </w:rPr>
        <w:fldChar w:fldCharType="end"/>
      </w:r>
      <w:r w:rsidR="005006DA">
        <w:rPr>
          <w:rFonts w:ascii="Times New Roman" w:hAnsi="Times New Roman" w:cs="Times New Roman"/>
          <w:iCs/>
          <w:color w:val="242729"/>
          <w:sz w:val="24"/>
          <w:szCs w:val="24"/>
        </w:rPr>
        <w:t xml:space="preserve"> furthered this by</w:t>
      </w:r>
      <w:r w:rsidR="009C57C2" w:rsidRPr="00DA405F">
        <w:rPr>
          <w:rFonts w:ascii="Times New Roman" w:hAnsi="Times New Roman" w:cs="Times New Roman"/>
          <w:iCs/>
          <w:color w:val="242729"/>
          <w:sz w:val="24"/>
          <w:szCs w:val="24"/>
        </w:rPr>
        <w:t xml:space="preserve"> </w:t>
      </w:r>
      <w:del w:id="26" w:author="Andreas Poehlmann" w:date="2021-01-18T20:47:00Z">
        <w:r w:rsidR="009C57C2" w:rsidRPr="00DA405F" w:rsidDel="002D73CE">
          <w:rPr>
            <w:rFonts w:ascii="Times New Roman" w:hAnsi="Times New Roman" w:cs="Times New Roman"/>
            <w:iCs/>
            <w:color w:val="242729"/>
            <w:sz w:val="24"/>
            <w:szCs w:val="24"/>
          </w:rPr>
          <w:delText xml:space="preserve">studied </w:delText>
        </w:r>
      </w:del>
      <w:ins w:id="27" w:author="Andreas Poehlmann" w:date="2021-01-18T20:47:00Z">
        <w:r w:rsidR="002D73CE">
          <w:rPr>
            <w:rFonts w:ascii="Times New Roman" w:hAnsi="Times New Roman" w:cs="Times New Roman"/>
            <w:iCs/>
            <w:color w:val="242729"/>
            <w:sz w:val="24"/>
            <w:szCs w:val="24"/>
          </w:rPr>
          <w:t>studying</w:t>
        </w:r>
        <w:r w:rsidR="002D73CE" w:rsidRPr="00DA405F">
          <w:rPr>
            <w:rFonts w:ascii="Times New Roman" w:hAnsi="Times New Roman" w:cs="Times New Roman"/>
            <w:iCs/>
            <w:color w:val="242729"/>
            <w:sz w:val="24"/>
            <w:szCs w:val="24"/>
          </w:rPr>
          <w:t xml:space="preserve"> </w:t>
        </w:r>
      </w:ins>
      <w:r w:rsidR="009C57C2" w:rsidRPr="00DA405F">
        <w:rPr>
          <w:rFonts w:ascii="Times New Roman" w:hAnsi="Times New Roman" w:cs="Times New Roman"/>
          <w:iCs/>
          <w:color w:val="242729"/>
          <w:sz w:val="24"/>
          <w:szCs w:val="24"/>
        </w:rPr>
        <w:t xml:space="preserve">the dopaminergic activity of midbrain neurons in rhesus macaques making choices that differed by magnitude, probability, and type of consumable good (either flavour of juice, or juice versus mashed banana). Monkeys showed complete and transitive choices, i.e. choosing as if satisfying some integrated quantity (utility) rather than separate reward dimensions. The RPE activity of single neurons recorded in this study reflected this unitary scale, rather than the separate attributes of the goods, suggesting that the prediction error of dopaminergic cells is, in fact, a </w:t>
      </w:r>
      <w:r w:rsidR="009C57C2" w:rsidRPr="00DA405F">
        <w:rPr>
          <w:rFonts w:ascii="Times New Roman" w:hAnsi="Times New Roman" w:cs="Times New Roman"/>
          <w:i/>
          <w:iCs/>
          <w:color w:val="242729"/>
          <w:sz w:val="24"/>
          <w:szCs w:val="24"/>
        </w:rPr>
        <w:t>utility</w:t>
      </w:r>
      <w:r w:rsidR="009C57C2" w:rsidRPr="00DA405F">
        <w:rPr>
          <w:rFonts w:ascii="Times New Roman" w:hAnsi="Times New Roman" w:cs="Times New Roman"/>
          <w:color w:val="242729"/>
          <w:sz w:val="24"/>
          <w:szCs w:val="24"/>
        </w:rPr>
        <w:t xml:space="preserve"> prediction error.</w:t>
      </w:r>
    </w:p>
    <w:p w14:paraId="517BD2C8" w14:textId="07CCC4A0" w:rsidR="00711349" w:rsidRDefault="00711349">
      <w:pPr>
        <w:rPr>
          <w:rFonts w:ascii="Times New Roman" w:hAnsi="Times New Roman" w:cs="Times New Roman"/>
          <w:color w:val="242729"/>
          <w:sz w:val="24"/>
          <w:szCs w:val="24"/>
        </w:rPr>
      </w:pPr>
      <w:r>
        <w:rPr>
          <w:rFonts w:ascii="Times New Roman" w:hAnsi="Times New Roman" w:cs="Times New Roman"/>
          <w:color w:val="242729"/>
          <w:sz w:val="24"/>
          <w:szCs w:val="24"/>
        </w:rPr>
        <w:br w:type="page"/>
      </w:r>
      <w:r w:rsidR="00B03A00">
        <w:rPr>
          <w:rFonts w:ascii="Times New Roman" w:eastAsiaTheme="minorEastAsia" w:hAnsi="Times New Roman" w:cs="Times New Roman"/>
          <w:iCs/>
          <w:noProof/>
          <w:color w:val="242729"/>
          <w:sz w:val="24"/>
          <w:szCs w:val="24"/>
        </w:rPr>
        <mc:AlternateContent>
          <mc:Choice Requires="wpg">
            <w:drawing>
              <wp:anchor distT="0" distB="0" distL="114300" distR="114300" simplePos="0" relativeHeight="251681792" behindDoc="0" locked="0" layoutInCell="1" allowOverlap="1" wp14:anchorId="559FD72F" wp14:editId="3EBD683F">
                <wp:simplePos x="0" y="0"/>
                <wp:positionH relativeFrom="column">
                  <wp:posOffset>-8890</wp:posOffset>
                </wp:positionH>
                <wp:positionV relativeFrom="paragraph">
                  <wp:posOffset>3810</wp:posOffset>
                </wp:positionV>
                <wp:extent cx="6108700" cy="9227820"/>
                <wp:effectExtent l="0" t="0" r="25400" b="11430"/>
                <wp:wrapNone/>
                <wp:docPr id="21" name="Group 21"/>
                <wp:cNvGraphicFramePr/>
                <a:graphic xmlns:a="http://schemas.openxmlformats.org/drawingml/2006/main">
                  <a:graphicData uri="http://schemas.microsoft.com/office/word/2010/wordprocessingGroup">
                    <wpg:wgp>
                      <wpg:cNvGrpSpPr/>
                      <wpg:grpSpPr>
                        <a:xfrm>
                          <a:off x="0" y="0"/>
                          <a:ext cx="6108700" cy="9227820"/>
                          <a:chOff x="0" y="0"/>
                          <a:chExt cx="6108700" cy="9227820"/>
                        </a:xfrm>
                      </wpg:grpSpPr>
                      <pic:pic xmlns:pic="http://schemas.openxmlformats.org/drawingml/2006/picture">
                        <pic:nvPicPr>
                          <pic:cNvPr id="4" name="Picture 4" descr="A picture containing light, sitting, traffic, hanging&#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16120" cy="6690360"/>
                          </a:xfrm>
                          <a:prstGeom prst="rect">
                            <a:avLst/>
                          </a:prstGeom>
                        </pic:spPr>
                      </pic:pic>
                      <wps:wsp>
                        <wps:cNvPr id="3" name="Text Box 2"/>
                        <wps:cNvSpPr txBox="1">
                          <a:spLocks noChangeArrowheads="1"/>
                        </wps:cNvSpPr>
                        <wps:spPr bwMode="auto">
                          <a:xfrm>
                            <a:off x="12700" y="6705600"/>
                            <a:ext cx="6096000" cy="2522220"/>
                          </a:xfrm>
                          <a:prstGeom prst="rect">
                            <a:avLst/>
                          </a:prstGeom>
                          <a:solidFill>
                            <a:srgbClr val="FFFFFF"/>
                          </a:solidFill>
                          <a:ln w="9525">
                            <a:solidFill>
                              <a:srgbClr val="000000"/>
                            </a:solidFill>
                            <a:miter lim="800000"/>
                            <a:headEnd/>
                            <a:tailEnd/>
                          </a:ln>
                        </wps:spPr>
                        <wps:txbx>
                          <w:txbxContent>
                            <w:p w14:paraId="739FD779" w14:textId="22CBBEE6" w:rsidR="006C6BE6" w:rsidRPr="00B03A00" w:rsidRDefault="006C6BE6" w:rsidP="00711349">
                              <w:pPr>
                                <w:rPr>
                                  <w:rFonts w:ascii="Times New Roman" w:hAnsi="Times New Roman" w:cs="Times New Roman"/>
                                  <w:b/>
                                  <w:bCs/>
                                  <w:color w:val="FF0000"/>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w:t>
                              </w:r>
                              <w:del w:id="28" w:author="Andreas Poehlmann" w:date="2021-01-18T20:17:00Z">
                                <w:r w:rsidDel="009B54C9">
                                  <w:rPr>
                                    <w:rFonts w:ascii="Times New Roman" w:hAnsi="Times New Roman" w:cs="Times New Roman"/>
                                  </w:rPr>
                                  <w:delText>s</w:delText>
                                </w:r>
                              </w:del>
                              <w:r>
                                <w:rPr>
                                  <w:rFonts w:ascii="Times New Roman" w:hAnsi="Times New Roman" w:cs="Times New Roman"/>
                                </w:rPr>
                                <w:t xml:space="preserve"> maintains phasic activity at time 0 but shows a decrease in firing rate upon the omission of the predicted reward. </w:t>
                              </w:r>
                              <w:r w:rsidRPr="00B03A00">
                                <w:rPr>
                                  <w:rFonts w:ascii="Times New Roman" w:hAnsi="Times New Roman" w:cs="Times New Roman"/>
                                  <w:b/>
                                  <w:bCs/>
                                  <w:color w:val="FF0000"/>
                                </w:rPr>
                                <w:t>Fix axis labels size and size of fig</w:t>
                              </w:r>
                            </w:p>
                          </w:txbxContent>
                        </wps:txbx>
                        <wps:bodyPr rot="0" vert="horz" wrap="square" lIns="91440" tIns="45720" rIns="91440" bIns="45720" anchor="t" anchorCtr="0">
                          <a:noAutofit/>
                        </wps:bodyPr>
                      </wps:wsp>
                    </wpg:wgp>
                  </a:graphicData>
                </a:graphic>
              </wp:anchor>
            </w:drawing>
          </mc:Choice>
          <mc:Fallback>
            <w:pict>
              <v:group w14:anchorId="559FD72F" id="Group 21" o:spid="_x0000_s1029" style="position:absolute;margin-left:-.7pt;margin-top:.3pt;width:481pt;height:726.6pt;z-index:251681792" coordsize="61087,92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">
                <v:shape id="Picture 4" o:spid="_x0000_s1030" type="#_x0000_t75" alt="A picture containing light, sitting, traffic, hanging&#10;&#10;Description automatically generated" style="position:absolute;width:45161;height:6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">
                  <v:imagedata r:id="rId15" o:title="A picture containing light, sitting, traffic, hanging&#10;&#10;Description automatically generated"/>
                </v:shape>
                <v:shape id="_x0000_s1031" type="#_x0000_t202" style="position:absolute;left:127;top:67056;width:60960;height:25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">
                  <v:textbox>
                    <w:txbxContent>
                      <w:p w14:paraId="739FD779" w14:textId="22CBBEE6" w:rsidR="006C6BE6" w:rsidRPr="00B03A00" w:rsidRDefault="006C6BE6" w:rsidP="00711349">
                        <w:pPr>
                          <w:rPr>
                            <w:rFonts w:ascii="Times New Roman" w:hAnsi="Times New Roman" w:cs="Times New Roman"/>
                            <w:b/>
                            <w:bCs/>
                            <w:color w:val="FF0000"/>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w:t>
                        </w:r>
                        <w:del w:id="29" w:author="Andreas Poehlmann" w:date="2021-01-18T20:17:00Z">
                          <w:r w:rsidDel="009B54C9">
                            <w:rPr>
                              <w:rFonts w:ascii="Times New Roman" w:hAnsi="Times New Roman" w:cs="Times New Roman"/>
                            </w:rPr>
                            <w:delText>s</w:delText>
                          </w:r>
                        </w:del>
                        <w:r>
                          <w:rPr>
                            <w:rFonts w:ascii="Times New Roman" w:hAnsi="Times New Roman" w:cs="Times New Roman"/>
                          </w:rPr>
                          <w:t xml:space="preserve"> maintains phasic activity at time 0 but shows a decrease in firing rate upon the omission of the predicted reward. </w:t>
                        </w:r>
                        <w:r w:rsidRPr="00B03A00">
                          <w:rPr>
                            <w:rFonts w:ascii="Times New Roman" w:hAnsi="Times New Roman" w:cs="Times New Roman"/>
                            <w:b/>
                            <w:bCs/>
                            <w:color w:val="FF0000"/>
                          </w:rPr>
                          <w:t>Fix axis labels size and size of fig</w:t>
                        </w:r>
                      </w:p>
                    </w:txbxContent>
                  </v:textbox>
                </v:shape>
              </v:group>
            </w:pict>
          </mc:Fallback>
        </mc:AlternateContent>
      </w:r>
      <w:r w:rsidRPr="00711349">
        <w:rPr>
          <w:rFonts w:ascii="Times New Roman" w:eastAsiaTheme="minorEastAsia" w:hAnsi="Times New Roman" w:cs="Times New Roman"/>
          <w:iCs/>
          <w:noProof/>
          <w:color w:val="242729"/>
          <w:sz w:val="24"/>
          <w:szCs w:val="24"/>
          <w:shd w:val="clear" w:color="auto" w:fill="FFFFFF"/>
        </w:rPr>
        <w:t xml:space="preserve"> </w:t>
      </w:r>
      <w:r>
        <w:rPr>
          <w:rFonts w:ascii="Times New Roman" w:hAnsi="Times New Roman" w:cs="Times New Roman"/>
          <w:color w:val="242729"/>
          <w:sz w:val="24"/>
          <w:szCs w:val="24"/>
        </w:rPr>
        <w:br w:type="page"/>
      </w:r>
    </w:p>
    <w:p w14:paraId="66305069" w14:textId="77777777" w:rsidR="00711349" w:rsidRDefault="00711349">
      <w:pPr>
        <w:rPr>
          <w:rFonts w:ascii="Times New Roman" w:hAnsi="Times New Roman" w:cs="Times New Roman"/>
          <w:color w:val="242729"/>
          <w:sz w:val="24"/>
          <w:szCs w:val="24"/>
        </w:rPr>
      </w:pPr>
    </w:p>
    <w:p w14:paraId="0C754160" w14:textId="77777777" w:rsidR="009C57C2" w:rsidRPr="00DA405F" w:rsidRDefault="009C57C2" w:rsidP="009C57C2">
      <w:pPr>
        <w:rPr>
          <w:rFonts w:ascii="Times New Roman" w:hAnsi="Times New Roman" w:cs="Times New Roman"/>
          <w:sz w:val="24"/>
          <w:szCs w:val="24"/>
        </w:rPr>
      </w:pPr>
    </w:p>
    <w:p w14:paraId="1E83A4C2" w14:textId="570CF569" w:rsidR="009C57C2" w:rsidRPr="00C0284B" w:rsidRDefault="009C57C2" w:rsidP="009C57C2">
      <w:pPr>
        <w:rPr>
          <w:rFonts w:ascii="Times New Roman" w:hAnsi="Times New Roman" w:cs="Times New Roman"/>
          <w:color w:val="242729"/>
          <w:sz w:val="24"/>
          <w:szCs w:val="24"/>
        </w:rPr>
      </w:pPr>
      <w:r w:rsidRPr="00DA405F">
        <w:rPr>
          <w:rFonts w:ascii="Times New Roman" w:hAnsi="Times New Roman" w:cs="Times New Roman"/>
          <w:color w:val="242729"/>
          <w:sz w:val="24"/>
          <w:szCs w:val="24"/>
        </w:rPr>
        <w:t xml:space="preserve">Aside from the physical components, another important dimension rewards can vary along is the effort and time taken to receive </w:t>
      </w:r>
      <w:r w:rsidRPr="00DA405F">
        <w:rPr>
          <w:rFonts w:ascii="Times New Roman" w:hAnsi="Times New Roman" w:cs="Times New Roman"/>
          <w:iCs/>
          <w:color w:val="242729"/>
          <w:sz w:val="24"/>
          <w:szCs w:val="24"/>
        </w:rPr>
        <w:t xml:space="preserve">said good, i.e. </w:t>
      </w:r>
      <w:r w:rsidRPr="00DA405F">
        <w:rPr>
          <w:rFonts w:ascii="Times New Roman" w:hAnsi="Times New Roman" w:cs="Times New Roman"/>
          <w:i/>
          <w:iCs/>
          <w:color w:val="242729"/>
          <w:sz w:val="24"/>
          <w:szCs w:val="24"/>
        </w:rPr>
        <w:t>“a bird in the hand is worth two in the bush”</w:t>
      </w:r>
      <w:r w:rsidRPr="00DA405F">
        <w:rPr>
          <w:rFonts w:ascii="Times New Roman" w:hAnsi="Times New Roman" w:cs="Times New Roman"/>
          <w:color w:val="242729"/>
          <w:sz w:val="24"/>
          <w:szCs w:val="24"/>
        </w:rPr>
        <w:t>.</w:t>
      </w:r>
      <w:r w:rsidR="00AF3525">
        <w:rPr>
          <w:rFonts w:ascii="Times New Roman" w:hAnsi="Times New Roman" w:cs="Times New Roman"/>
          <w:color w:val="242729"/>
          <w:sz w:val="24"/>
          <w:szCs w:val="24"/>
        </w:rPr>
        <w:t xml:space="preserve"> If dopamine signalling is incorporating all of the dimensions of a possible reward into a unitary scale, these two should be encoded.</w:t>
      </w:r>
      <w:r w:rsidR="00C0284B">
        <w:rPr>
          <w:rFonts w:ascii="Times New Roman" w:hAnsi="Times New Roman" w:cs="Times New Roman"/>
          <w:color w:val="242729"/>
          <w:sz w:val="24"/>
          <w:szCs w:val="24"/>
        </w:rPr>
        <w:t xml:space="preserve"> </w:t>
      </w:r>
      <w:r w:rsidR="00C0284B">
        <w:rPr>
          <w:rFonts w:ascii="Times New Roman" w:hAnsi="Times New Roman" w:cs="Times New Roman"/>
          <w:color w:val="242729"/>
          <w:sz w:val="24"/>
          <w:szCs w:val="24"/>
        </w:rPr>
        <w:fldChar w:fldCharType="begin" w:fldLock="1"/>
      </w:r>
      <w:r w:rsidR="00A7494A">
        <w:rPr>
          <w:rFonts w:ascii="Times New Roman" w:hAnsi="Times New Roman" w:cs="Times New Roman"/>
          <w:color w:val="242729"/>
          <w:sz w:val="24"/>
          <w:szCs w:val="24"/>
        </w:rP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2007)","manualFormatting":"Day et al., 2007","plainTextFormattedCitation":"(Day et al., 2007)","previouslyFormattedCitation":"(Day et al., 2007)"},"properties":{"noteIndex":0},"schema":"https://github.com/citation-style-language/schema/raw/master/csl-citation.json"}</w:instrText>
      </w:r>
      <w:r w:rsidR="00C0284B">
        <w:rPr>
          <w:rFonts w:ascii="Times New Roman" w:hAnsi="Times New Roman" w:cs="Times New Roman"/>
          <w:color w:val="242729"/>
          <w:sz w:val="24"/>
          <w:szCs w:val="24"/>
        </w:rPr>
        <w:fldChar w:fldCharType="separate"/>
      </w:r>
      <w:r w:rsidR="00C0284B" w:rsidRPr="00C0284B">
        <w:rPr>
          <w:rFonts w:ascii="Times New Roman" w:hAnsi="Times New Roman" w:cs="Times New Roman"/>
          <w:noProof/>
          <w:color w:val="242729"/>
          <w:sz w:val="24"/>
          <w:szCs w:val="24"/>
        </w:rPr>
        <w:t>Day et al., 2007</w:t>
      </w:r>
      <w:r w:rsidR="00C0284B">
        <w:rPr>
          <w:rFonts w:ascii="Times New Roman" w:hAnsi="Times New Roman" w:cs="Times New Roman"/>
          <w:color w:val="242729"/>
          <w:sz w:val="24"/>
          <w:szCs w:val="24"/>
        </w:rPr>
        <w:fldChar w:fldCharType="end"/>
      </w:r>
      <w:r w:rsidR="00C0284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used voltammetry to study dopamine released by midbrain projections to the nucleus </w:t>
      </w:r>
      <w:proofErr w:type="spellStart"/>
      <w:r w:rsidRPr="00DA405F">
        <w:rPr>
          <w:rFonts w:ascii="Times New Roman" w:hAnsi="Times New Roman" w:cs="Times New Roman"/>
          <w:color w:val="242729"/>
          <w:sz w:val="24"/>
          <w:szCs w:val="24"/>
        </w:rPr>
        <w:t>accumbens</w:t>
      </w:r>
      <w:proofErr w:type="spellEnd"/>
      <w:r w:rsidRPr="00DA405F">
        <w:rPr>
          <w:rFonts w:ascii="Times New Roman" w:hAnsi="Times New Roman" w:cs="Times New Roman"/>
          <w:color w:val="242729"/>
          <w:sz w:val="24"/>
          <w:szCs w:val="24"/>
        </w:rPr>
        <w:t xml:space="preserve"> in rats. In forced choice trials, significantly less dopamine was released (</w:t>
      </w:r>
      <w:commentRangeStart w:id="29"/>
      <w:r w:rsidRPr="00DA405F">
        <w:rPr>
          <w:rFonts w:ascii="Times New Roman" w:hAnsi="Times New Roman" w:cs="Times New Roman"/>
          <w:color w:val="242729"/>
          <w:sz w:val="24"/>
          <w:szCs w:val="24"/>
        </w:rPr>
        <w:t>with the implication that therefore this is also less neuronal spiking activity from the upstream dopaminergic neurons, but see</w:t>
      </w:r>
      <w:commentRangeEnd w:id="29"/>
      <w:r w:rsidR="002D73CE">
        <w:rPr>
          <w:rStyle w:val="CommentReference"/>
        </w:rPr>
        <w:commentReference w:id="29"/>
      </w:r>
      <w:r w:rsidRPr="00CD3967">
        <w:rPr>
          <w:rStyle w:val="FootnoteReference"/>
        </w:rPr>
        <w:footnoteReference w:id="11"/>
      </w:r>
      <w:r w:rsidRPr="00DA405F">
        <w:rPr>
          <w:rFonts w:ascii="Times New Roman" w:hAnsi="Times New Roman" w:cs="Times New Roman"/>
          <w:color w:val="242729"/>
          <w:sz w:val="24"/>
          <w:szCs w:val="24"/>
        </w:rPr>
        <w:t xml:space="preserve">) when the obligated good was either delayed, or required repeated lever presses (had a high effort cost). Single cells dopaminergic activity in macaques have since been shown to reduce in a hyperbolic manner as rewards are time discounted </w:t>
      </w:r>
      <w:r w:rsidR="00FA6C75">
        <w:rPr>
          <w:rFonts w:ascii="Times New Roman" w:hAnsi="Times New Roman" w:cs="Times New Roman"/>
          <w:color w:val="242729"/>
          <w:sz w:val="24"/>
          <w:szCs w:val="24"/>
        </w:rPr>
        <w:fldChar w:fldCharType="begin" w:fldLock="1"/>
      </w:r>
      <w:r w:rsidR="005B4BC5">
        <w:rPr>
          <w:rFonts w:ascii="Times New Roman" w:hAnsi="Times New Roman" w:cs="Times New Roman"/>
          <w:color w:val="242729"/>
          <w:sz w:val="24"/>
          <w:szCs w:val="24"/>
        </w:rPr>
        <w:instrText>ADDIN CSL_CITATION {"citationItems":[{"id":"ITEM-1","itemData":{"DOI":"10.1523/JNEUROSCI.1600-08.2008","ISSN":"02706474","PMID":"18667616","abstract":"Psychological and microeconomic studies have shown that outcome values are discounted by imposed delays. The effect, called temporal discounting, is demonstrated typically by choice preferences for sooner smaller rewards over later larger rewards. However, it is unclear whether temporal discounting occurs during the decision process when differently delayed reward outcomes are compared or during predictions of reward delays by pavlovian conditioned stimuli without choice. To address this issue, we investigated the temporal discounting behavior in a choice situation and studied the effects of reward delay on the value signals of dopamine neurons. The choice behavior confirmed hyperbolic discounting of reward value by delays on the order of seconds. Reward delay reduced the responses of dopamine neurons to pavlovian conditioned stimuli according to a hyperbolic decay function similar to that observed in choice behavior. Moreover, the stimulus responses increased with larger reward magnitudes, suggesting that both delay and magnitude constituted viable components of dopamine value signals. In contrast, dopamine responses to the reward itself increased with longer delays, possibly reflecting temporal uncertainty and partial learning. These dopamine reward value signals might serve as useful inputs for brain mechanisms involved in economic choices between delayed rewards. Copyright © 2008 Society for Neuroscience.","author":[{"dropping-particle":"","family":"Kobayashi","given":"Shunsuke","non-dropping-particle":"","parse-names":false,"suffix":""},{"dropping-particle":"","family":"Schultz","given":"Wolfram","non-dropping-particle":"","parse-names":false,"suffix":""}],"container-title":"Journal of Neuroscience","id":"ITEM-1","issue":"31","issued":{"date-parts":[["2008"]]},"page":"7837-7846","title":"Influence of reward delays on responses of dopamine neurons","type":"article-journal","volume":"28"},"uris":["http://www.mendeley.com/documents/?uuid=36235357-559c-484b-8776-e1a1771d840b"]}],"mendeley":{"formattedCitation":"(Kobayashi &amp; Schultz, 2008)","plainTextFormattedCitation":"(Kobayashi &amp; Schultz, 2008)","previouslyFormattedCitation":"(Kobayashi &amp; Schultz, 2008)"},"properties":{"noteIndex":0},"schema":"https://github.com/citation-style-language/schema/raw/master/csl-citation.json"}</w:instrText>
      </w:r>
      <w:r w:rsidR="00FA6C75">
        <w:rPr>
          <w:rFonts w:ascii="Times New Roman" w:hAnsi="Times New Roman" w:cs="Times New Roman"/>
          <w:color w:val="242729"/>
          <w:sz w:val="24"/>
          <w:szCs w:val="24"/>
        </w:rPr>
        <w:fldChar w:fldCharType="separate"/>
      </w:r>
      <w:r w:rsidR="00FA6C75" w:rsidRPr="00FA6C75">
        <w:rPr>
          <w:rFonts w:ascii="Times New Roman" w:hAnsi="Times New Roman" w:cs="Times New Roman"/>
          <w:noProof/>
          <w:color w:val="242729"/>
          <w:sz w:val="24"/>
          <w:szCs w:val="24"/>
        </w:rPr>
        <w:t>(Kobayashi &amp; Schultz, 2008)</w:t>
      </w:r>
      <w:r w:rsidR="00FA6C75">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a recent study has extended the idea of folding effort into the unitary scale of utility encoding in macaque dopaminergic neurons </w:t>
      </w:r>
      <w:r w:rsidR="00A7494A">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2020)"},"properties":{"noteIndex":0},"schema":"https://github.com/citation-style-language/schema/raw/master/csl-citation.json"}</w:instrText>
      </w:r>
      <w:r w:rsidR="00A7494A">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(Burrell, 2019)</w:t>
      </w:r>
      <w:r w:rsidR="00A7494A">
        <w:rPr>
          <w:rFonts w:ascii="Times New Roman" w:hAnsi="Times New Roman" w:cs="Times New Roman"/>
          <w:color w:val="242729"/>
          <w:sz w:val="24"/>
          <w:szCs w:val="24"/>
        </w:rPr>
        <w:fldChar w:fldCharType="end"/>
      </w:r>
      <w:r w:rsidR="00A7494A">
        <w:rPr>
          <w:rFonts w:ascii="Times New Roman" w:hAnsi="Times New Roman" w:cs="Times New Roman"/>
          <w:color w:val="242729"/>
          <w:sz w:val="24"/>
          <w:szCs w:val="24"/>
        </w:rPr>
        <w:t>.</w:t>
      </w:r>
    </w:p>
    <w:p w14:paraId="32082967" w14:textId="034B52A3"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Finally, employing an experimental paradigm using gambles to construct the utility function (the 'fractal method';</w:t>
      </w:r>
      <w:r w:rsidR="00977A84">
        <w:rPr>
          <w:rFonts w:ascii="Times New Roman" w:hAnsi="Times New Roman" w:cs="Times New Roman"/>
          <w:color w:val="242729"/>
          <w:sz w:val="24"/>
          <w:szCs w:val="24"/>
        </w:rPr>
        <w:t xml:space="preserve"> </w:t>
      </w:r>
      <w:r w:rsidR="00977A84">
        <w:rPr>
          <w:rFonts w:ascii="Times New Roman" w:hAnsi="Times New Roman" w:cs="Times New Roman"/>
          <w:color w:val="242729"/>
          <w:sz w:val="24"/>
          <w:szCs w:val="24"/>
        </w:rPr>
        <w:fldChar w:fldCharType="begin" w:fldLock="1"/>
      </w:r>
      <w:r w:rsidR="006D0598">
        <w:rPr>
          <w:rFonts w:ascii="Times New Roman" w:hAnsi="Times New Roman" w:cs="Times New Roman"/>
          <w:color w:val="242729"/>
          <w:sz w:val="24"/>
          <w:szCs w:val="24"/>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977A84">
        <w:rPr>
          <w:rFonts w:ascii="Times New Roman" w:hAnsi="Times New Roman" w:cs="Times New Roman"/>
          <w:color w:val="242729"/>
          <w:sz w:val="24"/>
          <w:szCs w:val="24"/>
        </w:rPr>
        <w:fldChar w:fldCharType="separate"/>
      </w:r>
      <w:r w:rsidR="00977A84" w:rsidRPr="00977A84">
        <w:rPr>
          <w:rFonts w:ascii="Times New Roman" w:hAnsi="Times New Roman" w:cs="Times New Roman"/>
          <w:noProof/>
          <w:color w:val="242729"/>
          <w:sz w:val="24"/>
          <w:szCs w:val="24"/>
        </w:rPr>
        <w:t>Machina, 1987)</w:t>
      </w:r>
      <w:r w:rsidR="00977A84">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w:t>
      </w:r>
      <w:r w:rsidR="00592B2C">
        <w:rPr>
          <w:rFonts w:ascii="Times New Roman" w:hAnsi="Times New Roman" w:cs="Times New Roman"/>
          <w:color w:val="242729"/>
          <w:sz w:val="24"/>
          <w:szCs w:val="24"/>
        </w:rPr>
        <w:fldChar w:fldCharType="begin" w:fldLock="1"/>
      </w:r>
      <w:r w:rsidR="00977A84">
        <w:rPr>
          <w:rFonts w:ascii="Times New Roman" w:hAnsi="Times New Roman" w:cs="Times New Roman"/>
          <w:color w:val="242729"/>
          <w:sz w:val="24"/>
          <w:szCs w:val="24"/>
        </w:rPr>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2014)","manualFormatting":"Stauffer et al.","plainTextFormattedCitation":"(Stauffer et al., 2014)","previouslyFormattedCitation":"(Stauffer et al., 2014)"},"properties":{"noteIndex":0},"schema":"https://github.com/citation-style-language/schema/raw/master/csl-citation.json"}</w:instrText>
      </w:r>
      <w:r w:rsidR="00592B2C">
        <w:rPr>
          <w:rFonts w:ascii="Times New Roman" w:hAnsi="Times New Roman" w:cs="Times New Roman"/>
          <w:color w:val="242729"/>
          <w:sz w:val="24"/>
          <w:szCs w:val="24"/>
        </w:rPr>
        <w:fldChar w:fldCharType="separate"/>
      </w:r>
      <w:r w:rsidR="00592B2C" w:rsidRPr="00592B2C">
        <w:rPr>
          <w:rFonts w:ascii="Times New Roman" w:hAnsi="Times New Roman" w:cs="Times New Roman"/>
          <w:noProof/>
          <w:color w:val="242729"/>
          <w:sz w:val="24"/>
          <w:szCs w:val="24"/>
        </w:rPr>
        <w:t>Stauffer et al.</w:t>
      </w:r>
      <w:r w:rsidR="00592B2C">
        <w:rPr>
          <w:rFonts w:ascii="Times New Roman" w:hAnsi="Times New Roman" w:cs="Times New Roman"/>
          <w:color w:val="242729"/>
          <w:sz w:val="24"/>
          <w:szCs w:val="24"/>
        </w:rPr>
        <w:fldChar w:fldCharType="end"/>
      </w:r>
      <w:r w:rsidR="00592B2C">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found that the normalised dopaminergic phasic activity associated with reward increased in a non</w:t>
      </w:r>
      <w:r w:rsidR="008E6953">
        <w:rPr>
          <w:rFonts w:ascii="Times New Roman" w:hAnsi="Times New Roman" w:cs="Times New Roman"/>
          <w:color w:val="242729"/>
          <w:sz w:val="24"/>
          <w:szCs w:val="24"/>
        </w:rPr>
        <w:t>-</w:t>
      </w:r>
      <w:r w:rsidRPr="00DA405F">
        <w:rPr>
          <w:rFonts w:ascii="Times New Roman" w:hAnsi="Times New Roman" w:cs="Times New Roman"/>
          <w:color w:val="242729"/>
          <w:sz w:val="24"/>
          <w:szCs w:val="24"/>
        </w:rPr>
        <w:t>linear manner as the expected value of a gamble increased linearly. Such non-linearities in utility-versus-value are the foundational theoretical finding from</w:t>
      </w:r>
      <w:r w:rsidR="005B4BC5">
        <w:rPr>
          <w:rFonts w:ascii="Times New Roman" w:hAnsi="Times New Roman" w:cs="Times New Roman"/>
          <w:color w:val="242729"/>
          <w:sz w:val="24"/>
          <w:szCs w:val="24"/>
        </w:rPr>
        <w:t xml:space="preserve"> </w:t>
      </w:r>
      <w:r w:rsidR="005B4BC5">
        <w:rPr>
          <w:rFonts w:ascii="Times New Roman" w:hAnsi="Times New Roman" w:cs="Times New Roman"/>
          <w:color w:val="242729"/>
          <w:sz w:val="24"/>
          <w:szCs w:val="24"/>
        </w:rPr>
        <w:fldChar w:fldCharType="begin" w:fldLock="1"/>
      </w:r>
      <w:r w:rsidR="00592B2C">
        <w:rPr>
          <w:rFonts w:ascii="Times New Roman" w:hAnsi="Times New Roman" w:cs="Times New Roman"/>
          <w:color w:val="242729"/>
          <w:sz w:val="24"/>
          <w:szCs w:val="24"/>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1738)","manualFormatting":"Bernoulli","plainTextFormattedCitation":"(Bernoulli, 1738)","previouslyFormattedCitation":"(Bernoulli, 1738)"},"properties":{"noteIndex":0},"schema":"https://github.com/citation-style-language/schema/raw/master/csl-citation.json"}</w:instrText>
      </w:r>
      <w:r w:rsidR="005B4BC5">
        <w:rPr>
          <w:rFonts w:ascii="Times New Roman" w:hAnsi="Times New Roman" w:cs="Times New Roman"/>
          <w:color w:val="242729"/>
          <w:sz w:val="24"/>
          <w:szCs w:val="24"/>
        </w:rPr>
        <w:fldChar w:fldCharType="separate"/>
      </w:r>
      <w:r w:rsidR="005B4BC5" w:rsidRPr="005B4BC5">
        <w:rPr>
          <w:rFonts w:ascii="Times New Roman" w:hAnsi="Times New Roman" w:cs="Times New Roman"/>
          <w:noProof/>
          <w:color w:val="242729"/>
          <w:sz w:val="24"/>
          <w:szCs w:val="24"/>
        </w:rPr>
        <w:t>Bernoulli</w:t>
      </w:r>
      <w:r w:rsidR="005B4BC5">
        <w:rPr>
          <w:rFonts w:ascii="Times New Roman" w:hAnsi="Times New Roman" w:cs="Times New Roman"/>
          <w:color w:val="242729"/>
          <w:sz w:val="24"/>
          <w:szCs w:val="24"/>
        </w:rPr>
        <w:fldChar w:fldCharType="end"/>
      </w:r>
      <w:r w:rsidR="005B4BC5">
        <w:rPr>
          <w:rFonts w:ascii="Times New Roman" w:hAnsi="Times New Roman" w:cs="Times New Roman"/>
          <w:color w:val="242729"/>
          <w:sz w:val="24"/>
          <w:szCs w:val="24"/>
        </w:rPr>
        <w:t>’s work on the St. Petersburg paradox</w:t>
      </w:r>
      <w:r w:rsidRPr="00DA405F">
        <w:rPr>
          <w:rFonts w:ascii="Times New Roman" w:hAnsi="Times New Roman" w:cs="Times New Roman"/>
          <w:color w:val="242729"/>
          <w:sz w:val="24"/>
          <w:szCs w:val="24"/>
        </w:rPr>
        <w:t>. That the increase in dopaminergic cell firing mirrors this asymmetry is more evidence that the</w:t>
      </w:r>
      <w:r w:rsidR="005C27F9">
        <w:rPr>
          <w:rFonts w:ascii="Times New Roman" w:hAnsi="Times New Roman" w:cs="Times New Roman"/>
          <w:color w:val="242729"/>
          <w:sz w:val="24"/>
          <w:szCs w:val="24"/>
        </w:rPr>
        <w:t xml:space="preserve"> activity of these dopaminergic projections </w:t>
      </w:r>
      <w:del w:id="30" w:author="Andreas Poehlmann" w:date="2021-01-18T20:51:00Z">
        <w:r w:rsidR="005C27F9" w:rsidDel="002D73CE">
          <w:rPr>
            <w:rFonts w:ascii="Times New Roman" w:hAnsi="Times New Roman" w:cs="Times New Roman"/>
            <w:color w:val="242729"/>
            <w:sz w:val="24"/>
            <w:szCs w:val="24"/>
          </w:rPr>
          <w:delText xml:space="preserve">are </w:delText>
        </w:r>
      </w:del>
      <w:ins w:id="31" w:author="Andreas Poehlmann" w:date="2021-01-18T20:51:00Z">
        <w:r w:rsidR="002D73CE">
          <w:rPr>
            <w:rFonts w:ascii="Times New Roman" w:hAnsi="Times New Roman" w:cs="Times New Roman"/>
            <w:color w:val="242729"/>
            <w:sz w:val="24"/>
            <w:szCs w:val="24"/>
          </w:rPr>
          <w:t xml:space="preserve">is </w:t>
        </w:r>
      </w:ins>
      <w:r w:rsidR="00B61727">
        <w:rPr>
          <w:rFonts w:ascii="Times New Roman" w:hAnsi="Times New Roman" w:cs="Times New Roman"/>
          <w:color w:val="242729"/>
          <w:sz w:val="24"/>
          <w:szCs w:val="24"/>
        </w:rPr>
        <w:t>signalling</w:t>
      </w:r>
      <w:r w:rsidRPr="00DA405F">
        <w:rPr>
          <w:rFonts w:ascii="Times New Roman" w:hAnsi="Times New Roman" w:cs="Times New Roman"/>
          <w:color w:val="242729"/>
          <w:sz w:val="24"/>
          <w:szCs w:val="24"/>
        </w:rPr>
        <w:t xml:space="preserve"> a utility-prediction error.</w:t>
      </w:r>
    </w:p>
    <w:p w14:paraId="7D532E50" w14:textId="2314B940" w:rsidR="00346260"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Though we have focused on the dopaminergic midbrain in this introduction (and throughout the rest of this thesis), it should be noted that other areas of the brain have also been proposed as encoding economic value. Given the fundamental importance of economic decision-making to the survival and well-being of humans, and other animals, it is hardly surprising that </w:t>
      </w:r>
      <w:r w:rsidR="00AD4CEC">
        <w:rPr>
          <w:rFonts w:ascii="Times New Roman" w:hAnsi="Times New Roman" w:cs="Times New Roman"/>
          <w:color w:val="242729"/>
          <w:sz w:val="24"/>
          <w:szCs w:val="24"/>
        </w:rPr>
        <w:t xml:space="preserve">these decisions might </w:t>
      </w:r>
      <w:r w:rsidR="00945C0E">
        <w:rPr>
          <w:rFonts w:ascii="Times New Roman" w:hAnsi="Times New Roman" w:cs="Times New Roman"/>
          <w:color w:val="242729"/>
          <w:sz w:val="24"/>
          <w:szCs w:val="24"/>
        </w:rPr>
        <w:t>involve</w:t>
      </w:r>
      <w:r w:rsidR="00AD4CEC">
        <w:rPr>
          <w:rFonts w:ascii="Times New Roman" w:hAnsi="Times New Roman" w:cs="Times New Roman"/>
          <w:color w:val="242729"/>
          <w:sz w:val="24"/>
          <w:szCs w:val="24"/>
        </w:rPr>
        <w:t xml:space="preserve"> the integration of multiple</w:t>
      </w:r>
      <w:r w:rsidR="007923F8">
        <w:rPr>
          <w:rFonts w:ascii="Times New Roman" w:hAnsi="Times New Roman" w:cs="Times New Roman"/>
          <w:sz w:val="24"/>
          <w:szCs w:val="24"/>
        </w:rPr>
        <w:t xml:space="preserve"> </w:t>
      </w:r>
      <w:r w:rsidR="00945C0E">
        <w:rPr>
          <w:rFonts w:ascii="Times New Roman" w:hAnsi="Times New Roman" w:cs="Times New Roman"/>
          <w:sz w:val="24"/>
          <w:szCs w:val="24"/>
        </w:rPr>
        <w:t xml:space="preserve">regions of the brain </w:t>
      </w:r>
      <w:r w:rsidR="00945C0E">
        <w:rPr>
          <w:rFonts w:ascii="Times New Roman" w:hAnsi="Times New Roman" w:cs="Times New Roman"/>
          <w:color w:val="242729"/>
          <w:sz w:val="24"/>
          <w:szCs w:val="24"/>
        </w:rPr>
        <w:fldChar w:fldCharType="begin" w:fldLock="1"/>
      </w:r>
      <w:r w:rsidR="00945C0E">
        <w:rPr>
          <w:rFonts w:ascii="Times New Roman" w:hAnsi="Times New Roman" w:cs="Times New Roman"/>
          <w:color w:val="242729"/>
          <w:sz w:val="24"/>
          <w:szCs w:val="24"/>
        </w:rP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value","type":"article-journal","volume":"441"},"uris":["http://www.mendeley.com/documents/?uuid=a75d270b-8d07-4fca-b712-5eb9a03dc903"]},{"id":"ITEM-2","itemData":{"DOI":"10.1073/pnas.1212706109","ISSN":"00278424","PMID":"23112182","abstract":"The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America","id":"ITEM-2","issue":"46","issued":{"date-parts":[["2012"]]},"page":"18950-18955","title":"Prediction of economic choice by primate amygdala neurons","type":"article-journal","volume":"109"},"uris":["http://www.mendeley.com/documents/?uuid=452a1de1-5dbf-4eea-9455-71672daa1dab"]}],"mendeley":{"formattedCitation":"(Grabenhorst et al., 2012; Padoa-Schioppa &amp; Assad, 2006)","plainTextFormattedCitation":"(Grabenhorst et al., 2012; Padoa-Schioppa &amp; Assad, 2006)","previouslyFormattedCitation":"(Grabenhorst et al., 2012; Padoa-Schioppa &amp; Assad, 2006)"},"properties":{"noteIndex":0},"schema":"https://github.com/citation-style-language/schema/raw/master/csl-citation.json"}</w:instrText>
      </w:r>
      <w:r w:rsidR="00945C0E">
        <w:rPr>
          <w:rFonts w:ascii="Times New Roman" w:hAnsi="Times New Roman" w:cs="Times New Roman"/>
          <w:color w:val="242729"/>
          <w:sz w:val="24"/>
          <w:szCs w:val="24"/>
        </w:rPr>
        <w:fldChar w:fldCharType="separate"/>
      </w:r>
      <w:r w:rsidR="00945C0E" w:rsidRPr="00BB3E70">
        <w:rPr>
          <w:rFonts w:ascii="Times New Roman" w:hAnsi="Times New Roman" w:cs="Times New Roman"/>
          <w:noProof/>
          <w:color w:val="242729"/>
          <w:sz w:val="24"/>
          <w:szCs w:val="24"/>
        </w:rPr>
        <w:t>(Grabenhorst et al., 2012; Padoa-Schioppa &amp; Assad, 2006)</w:t>
      </w:r>
      <w:r w:rsidR="00945C0E">
        <w:rPr>
          <w:rFonts w:ascii="Times New Roman" w:hAnsi="Times New Roman" w:cs="Times New Roman"/>
          <w:color w:val="242729"/>
          <w:sz w:val="24"/>
          <w:szCs w:val="24"/>
        </w:rPr>
        <w:fldChar w:fldCharType="end"/>
      </w:r>
      <w:r w:rsidR="00945C0E">
        <w:rPr>
          <w:rFonts w:ascii="Times New Roman" w:hAnsi="Times New Roman" w:cs="Times New Roman"/>
          <w:sz w:val="24"/>
          <w:szCs w:val="24"/>
        </w:rPr>
        <w:t>.</w:t>
      </w:r>
      <w:r w:rsidR="00346260">
        <w:rPr>
          <w:rFonts w:ascii="Times New Roman" w:hAnsi="Times New Roman" w:cs="Times New Roman"/>
          <w:sz w:val="24"/>
          <w:szCs w:val="24"/>
        </w:rPr>
        <w:t xml:space="preserve"> For greater detail on the anatomy of the brain circuits thought to underpin reward processing, and the evidence for other regions of the brain’s involvement in these circuits, see appendix </w:t>
      </w:r>
      <w:r w:rsidR="00257328">
        <w:rPr>
          <w:rFonts w:ascii="Times New Roman" w:hAnsi="Times New Roman" w:cs="Times New Roman"/>
          <w:sz w:val="24"/>
          <w:szCs w:val="24"/>
        </w:rPr>
        <w:t>1.</w:t>
      </w:r>
      <w:r w:rsidR="00346260">
        <w:rPr>
          <w:rFonts w:ascii="Times New Roman" w:hAnsi="Times New Roman" w:cs="Times New Roman"/>
          <w:sz w:val="24"/>
          <w:szCs w:val="24"/>
        </w:rPr>
        <w:t>3.</w:t>
      </w:r>
    </w:p>
    <w:p w14:paraId="6665F07E" w14:textId="4E818B2A" w:rsidR="00140A4B" w:rsidRDefault="009C57C2" w:rsidP="009C57C2">
      <w:pPr>
        <w:pStyle w:val="ListParagraph"/>
        <w:ind w:left="0"/>
        <w:rPr>
          <w:rFonts w:ascii="Times New Roman" w:hAnsi="Times New Roman" w:cs="Times New Roman"/>
          <w:iCs/>
          <w:color w:val="242729"/>
          <w:sz w:val="24"/>
          <w:szCs w:val="24"/>
        </w:rPr>
      </w:pPr>
      <w:r w:rsidRPr="00DA405F">
        <w:rPr>
          <w:rFonts w:ascii="Times New Roman" w:hAnsi="Times New Roman" w:cs="Times New Roman"/>
          <w:iCs/>
          <w:color w:val="242729"/>
          <w:sz w:val="24"/>
          <w:szCs w:val="24"/>
        </w:rPr>
        <w:t>As a putative neural substrate for utility in the brain, we spend the remainder of this thesis discussing and analysing the behaviour of non-human primates on a task that elicits utility from choices on a trial by trial basis. This behavioural utility is then used to investigate the activity of recorded midbrain dopaminergic neurons in these animals.</w:t>
      </w:r>
    </w:p>
    <w:p w14:paraId="47B3FCC3" w14:textId="015338E4" w:rsidR="00140A4B" w:rsidRDefault="00140A4B">
      <w:pPr>
        <w:rPr>
          <w:rFonts w:ascii="Times New Roman" w:hAnsi="Times New Roman" w:cs="Times New Roman"/>
          <w:b/>
          <w:bCs/>
          <w:sz w:val="24"/>
          <w:szCs w:val="24"/>
        </w:rPr>
      </w:pPr>
      <w:r>
        <w:rPr>
          <w:rFonts w:ascii="Times New Roman" w:hAnsi="Times New Roman" w:cs="Times New Roman"/>
          <w:b/>
          <w:bCs/>
          <w:sz w:val="24"/>
          <w:szCs w:val="24"/>
        </w:rPr>
        <w:br w:type="page"/>
      </w:r>
    </w:p>
    <w:p w14:paraId="0162235C" w14:textId="77777777" w:rsidR="000618AF" w:rsidRPr="00E02F01" w:rsidRDefault="000618AF" w:rsidP="000618AF">
      <w:pPr>
        <w:rPr>
          <w:b/>
          <w:bCs/>
        </w:rPr>
      </w:pPr>
      <w:r w:rsidRPr="00E02F01">
        <w:rPr>
          <w:b/>
          <w:bCs/>
        </w:rPr>
        <w:t>Appendix 1</w:t>
      </w:r>
      <w:r>
        <w:rPr>
          <w:b/>
          <w:bCs/>
        </w:rPr>
        <w:t>.1</w:t>
      </w:r>
      <w:r w:rsidRPr="00E02F01">
        <w:rPr>
          <w:b/>
          <w:bCs/>
        </w:rPr>
        <w:t xml:space="preserve"> – Modern Advances in Behavioural Economics and Auction Theory</w:t>
      </w:r>
    </w:p>
    <w:p w14:paraId="2CF32A75" w14:textId="77777777" w:rsidR="000618AF" w:rsidRDefault="000618AF" w:rsidP="000618AF">
      <w:r>
        <w:t>This thesis considers the behaviour and neuronal responses of trained macaques in an auction task (BDM) hitherto only used in human studies of economic decision-making. As such, we feel that any interested reader only need be introduced to three behavioural-economic concepts in the introductory chapters of the thesis:</w:t>
      </w:r>
    </w:p>
    <w:p w14:paraId="07B0A087" w14:textId="77777777" w:rsidR="000618AF" w:rsidRDefault="000618AF" w:rsidP="000618AF">
      <w:pPr>
        <w:pStyle w:val="ListParagraph"/>
        <w:numPr>
          <w:ilvl w:val="0"/>
          <w:numId w:val="5"/>
        </w:numPr>
      </w:pPr>
      <w:r>
        <w:t>The idea that utility and not value is the variable by which economic decisions are made. I.e. people and other organisms maximise their utility by consulting a utility function when choosing between distinct options. Compare equations 1.1 and 1.2 when discussing the St Petersburg paradox in the first chapter.</w:t>
      </w:r>
    </w:p>
    <w:p w14:paraId="1E0B07BD" w14:textId="77777777" w:rsidR="000618AF" w:rsidRDefault="000618AF" w:rsidP="000618AF">
      <w:pPr>
        <w:pStyle w:val="ListParagraph"/>
        <w:numPr>
          <w:ilvl w:val="0"/>
          <w:numId w:val="5"/>
        </w:numPr>
      </w:pPr>
      <w:r>
        <w:t xml:space="preserve">That in order to make these decisions some areas of the brain must have access to these internal representations of utility. For instance, we discuss </w:t>
      </w:r>
      <w:r>
        <w:fldChar w:fldCharType="begin" w:fldLock="1"/>
      </w:r>
      <w: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fldChar w:fldCharType="separate"/>
      </w:r>
      <w:r w:rsidRPr="00C72D64">
        <w:rPr>
          <w:noProof/>
        </w:rPr>
        <w:t>Lak et al., 2014</w:t>
      </w:r>
      <w:r>
        <w:fldChar w:fldCharType="end"/>
      </w:r>
      <w:r>
        <w:t xml:space="preserve">, which shows how dopaminergic neurons of the macaque midbrain integrate information across different dimensions. In Chapter 1 of the thesis we focus on dopaminergic circuits, branching out to discuss the evidence for other components of ‘the reward circuit’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C72D64">
        <w:rPr>
          <w:noProof/>
        </w:rPr>
        <w:t>(Haber &amp; Knutson, 2010)</w:t>
      </w:r>
      <w:r>
        <w:fldChar w:fldCharType="end"/>
      </w:r>
      <w:r>
        <w:t xml:space="preserve"> in appendix 2.</w:t>
      </w:r>
    </w:p>
    <w:p w14:paraId="2834B1B2" w14:textId="77777777" w:rsidR="000618AF" w:rsidRDefault="000618AF" w:rsidP="000618AF">
      <w:pPr>
        <w:pStyle w:val="ListParagraph"/>
        <w:numPr>
          <w:ilvl w:val="0"/>
          <w:numId w:val="5"/>
        </w:numPr>
      </w:pPr>
      <w:r>
        <w:t>Finally, we discuss the incentive-compatible nature of the BDM, a mechanism by which subjects report their cardinal utility for a good on a single trial. Chapter 2 walks through the theory of the BDM and what makes it such a potentially attractive task for the cognitive sciences.</w:t>
      </w:r>
    </w:p>
    <w:p w14:paraId="0891B533" w14:textId="77777777" w:rsidR="000618AF" w:rsidRDefault="000618AF" w:rsidP="000618AF">
      <w:r>
        <w:t>However, there has been much interesting progress in the fields of micro- and behavioural economics over the past half a century which goes beyond the requirements of this thesis. We use this appendix to briefly discuss three examples we find most interesting.</w:t>
      </w:r>
    </w:p>
    <w:p w14:paraId="58E111D9" w14:textId="77777777" w:rsidR="000618AF" w:rsidRDefault="000618AF" w:rsidP="000618AF">
      <w:pPr>
        <w:rPr>
          <w:i/>
          <w:iCs/>
        </w:rPr>
      </w:pPr>
      <w:r>
        <w:rPr>
          <w:i/>
          <w:iCs/>
        </w:rPr>
        <w:t>Prospect Theory</w:t>
      </w:r>
    </w:p>
    <w:p w14:paraId="4D768963" w14:textId="77777777" w:rsidR="000618AF" w:rsidRDefault="000618AF" w:rsidP="000618AF">
      <w:pPr>
        <w:rPr>
          <w:i/>
          <w:iCs/>
        </w:rPr>
      </w:pPr>
      <w:r>
        <w:t xml:space="preserve">We close discussions of economic utility theory in the first chapter by mentioning violations of the four axioms of Von Neumann and </w:t>
      </w:r>
      <w:proofErr w:type="spellStart"/>
      <w:r>
        <w:t>Morgernstern’s</w:t>
      </w:r>
      <w:proofErr w:type="spellEnd"/>
      <w:r>
        <w:t xml:space="preserve"> utility model. Of particular note is the ‘Allais paradox’, first described in the literature by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2854BE">
        <w:rPr>
          <w:noProof/>
        </w:rPr>
        <w:t>Allais, 1953</w:t>
      </w:r>
      <w:r>
        <w:fldChar w:fldCharType="end"/>
      </w:r>
      <w:r>
        <w:t xml:space="preserve"> and adapted in figure 1 from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A participant is asked to make two choices, between options A and B, in gambles 1 and 2:</w:t>
      </w:r>
      <w:r>
        <w:br/>
      </w:r>
      <w:r>
        <w:br/>
      </w:r>
      <w:r>
        <w:rPr>
          <w:i/>
          <w:iCs/>
        </w:rPr>
        <w:t>Gamble 1:</w:t>
      </w:r>
    </w:p>
    <w:p w14:paraId="57816B23" w14:textId="77777777" w:rsidR="000618AF" w:rsidRDefault="000618AF" w:rsidP="000618AF">
      <w:pPr>
        <w:ind w:left="720"/>
        <w:rPr>
          <w:i/>
          <w:iCs/>
        </w:rPr>
      </w:pPr>
      <w:r>
        <w:rPr>
          <w:i/>
          <w:iCs/>
        </w:rPr>
        <w:t>Choose between option A where there is a 33% chance of winning $2,500, a 66% chance of winning $2,400, and 1 % chance of winning nothing, OR option B which represents a certain $2,400.</w:t>
      </w:r>
      <w:r>
        <w:rPr>
          <w:i/>
          <w:iCs/>
        </w:rPr>
        <w:tab/>
      </w:r>
    </w:p>
    <w:p w14:paraId="1AF80532" w14:textId="77777777" w:rsidR="000618AF" w:rsidRDefault="000618AF" w:rsidP="000618AF">
      <w:pPr>
        <w:rPr>
          <w:i/>
          <w:iCs/>
        </w:rPr>
      </w:pPr>
      <w:r>
        <w:rPr>
          <w:i/>
          <w:iCs/>
        </w:rPr>
        <w:t>Gamble 2:</w:t>
      </w:r>
    </w:p>
    <w:p w14:paraId="37EBFCB9" w14:textId="77777777" w:rsidR="000618AF" w:rsidRDefault="000618AF" w:rsidP="000618AF">
      <w:pPr>
        <w:ind w:left="720"/>
        <w:rPr>
          <w:i/>
          <w:iCs/>
        </w:rPr>
      </w:pPr>
      <w:r>
        <w:rPr>
          <w:i/>
          <w:iCs/>
        </w:rPr>
        <w:t>Choose between option A where there is a 33% chance of winning $2,500 and a 67% chance of winning $0, OR option B where there is a 34% of winning $2,400 and a 66% chance of winning $0</w:t>
      </w:r>
    </w:p>
    <w:p w14:paraId="734B0977" w14:textId="5AD8A450" w:rsidR="00157987" w:rsidRDefault="000618AF" w:rsidP="000618AF">
      <w:r>
        <w:t xml:space="preserve">In their experimental reproduction of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B938EF">
        <w:rPr>
          <w:noProof/>
        </w:rPr>
        <w:t>Allais, 1953</w:t>
      </w:r>
      <w:r>
        <w:fldChar w:fldCharType="end"/>
      </w:r>
      <w:r>
        <w:t>, Kahneman &amp; Tversky found that 82% of 72 participants chose option B in gamble 1 and 83% chose option A in gamble 2. However, this is a violation of the independence axiom (equation 1.5) as options A and B in gamble 1 and 2 are identical except for addition of independent extra alternative choice of $2,400 with a constant probability (66%). A graphical explanation of this paradox is shown in figure 1.</w:t>
      </w:r>
    </w:p>
    <w:p w14:paraId="442482E1" w14:textId="77777777" w:rsidR="00157987" w:rsidRDefault="00157987">
      <w:r>
        <w:br w:type="page"/>
      </w:r>
    </w:p>
    <w:p w14:paraId="1874FB47" w14:textId="2A7FBC5E" w:rsidR="00157987" w:rsidRDefault="00157987">
      <w:r>
        <w:br w:type="page"/>
      </w:r>
      <w:r>
        <w:rPr>
          <w:i/>
          <w:iCs/>
          <w:noProof/>
        </w:rPr>
        <mc:AlternateContent>
          <mc:Choice Requires="wpg">
            <w:drawing>
              <wp:anchor distT="0" distB="0" distL="114300" distR="114300" simplePos="0" relativeHeight="251683840" behindDoc="0" locked="0" layoutInCell="1" allowOverlap="1" wp14:anchorId="016A32ED" wp14:editId="03550F48">
                <wp:simplePos x="0" y="0"/>
                <wp:positionH relativeFrom="column">
                  <wp:posOffset>0</wp:posOffset>
                </wp:positionH>
                <wp:positionV relativeFrom="paragraph">
                  <wp:posOffset>-635</wp:posOffset>
                </wp:positionV>
                <wp:extent cx="5761990" cy="4364124"/>
                <wp:effectExtent l="0" t="0" r="0" b="17780"/>
                <wp:wrapNone/>
                <wp:docPr id="1" name="Group 1"/>
                <wp:cNvGraphicFramePr/>
                <a:graphic xmlns:a="http://schemas.openxmlformats.org/drawingml/2006/main">
                  <a:graphicData uri="http://schemas.microsoft.com/office/word/2010/wordprocessingGroup">
                    <wpg:wgp>
                      <wpg:cNvGrpSpPr/>
                      <wpg:grpSpPr>
                        <a:xfrm>
                          <a:off x="0" y="0"/>
                          <a:ext cx="5761990" cy="4364124"/>
                          <a:chOff x="0" y="0"/>
                          <a:chExt cx="5761990" cy="4364124"/>
                        </a:xfrm>
                      </wpg:grpSpPr>
                      <wps:wsp>
                        <wps:cNvPr id="5" name="Text Box 2"/>
                        <wps:cNvSpPr txBox="1">
                          <a:spLocks noChangeArrowheads="1"/>
                        </wps:cNvSpPr>
                        <wps:spPr bwMode="auto">
                          <a:xfrm>
                            <a:off x="0" y="2542309"/>
                            <a:ext cx="5562600" cy="1821815"/>
                          </a:xfrm>
                          <a:prstGeom prst="rect">
                            <a:avLst/>
                          </a:prstGeom>
                          <a:solidFill>
                            <a:srgbClr val="FFFFFF"/>
                          </a:solidFill>
                          <a:ln w="9525">
                            <a:solidFill>
                              <a:srgbClr val="000000"/>
                            </a:solidFill>
                            <a:miter lim="800000"/>
                            <a:headEnd/>
                            <a:tailEnd/>
                          </a:ln>
                        </wps:spPr>
                        <wps:txbx>
                          <w:txbxContent>
                            <w:p w14:paraId="2E310B00" w14:textId="77777777" w:rsidR="006C6BE6" w:rsidRPr="006D2D3C" w:rsidRDefault="006C6BE6" w:rsidP="00157987">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wps:txbx>
                        <wps:bodyPr rot="0" vert="horz" wrap="square" lIns="91440" tIns="45720" rIns="91440" bIns="45720" anchor="t" anchorCtr="0">
                          <a:noAutofit/>
                        </wps:bodyPr>
                      </wps:wsp>
                      <pic:pic xmlns:pic="http://schemas.openxmlformats.org/drawingml/2006/picture">
                        <pic:nvPicPr>
                          <pic:cNvPr id="6" name="Picture 6" descr="Table&#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61990" cy="2526030"/>
                          </a:xfrm>
                          <a:prstGeom prst="rect">
                            <a:avLst/>
                          </a:prstGeom>
                        </pic:spPr>
                      </pic:pic>
                    </wpg:wgp>
                  </a:graphicData>
                </a:graphic>
              </wp:anchor>
            </w:drawing>
          </mc:Choice>
          <mc:Fallback>
            <w:pict>
              <v:group w14:anchorId="016A32ED" id="Group 1" o:spid="_x0000_s1032" style="position:absolute;margin-left:0;margin-top:-.05pt;width:453.7pt;height:343.65pt;z-index:251683840" coordsize="57619,4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">
                <v:shape id="_x0000_s1033" type="#_x0000_t202" style="position:absolute;top:25423;width:55626;height:18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">
                  <v:textbox>
                    <w:txbxContent>
                      <w:p w14:paraId="2E310B00" w14:textId="77777777" w:rsidR="006C6BE6" w:rsidRPr="006D2D3C" w:rsidRDefault="006C6BE6" w:rsidP="00157987">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v:textbox>
                </v:shape>
                <v:shape id="Picture 6" o:spid="_x0000_s1034" type="#_x0000_t75" alt="Table&#10;&#10;Description automatically generated" style="position:absolute;width:57619;height:2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">
                  <v:imagedata r:id="rId17" o:title="Table&#10;&#10;Description automatically generated"/>
                </v:shape>
              </v:group>
            </w:pict>
          </mc:Fallback>
        </mc:AlternateContent>
      </w:r>
    </w:p>
    <w:p w14:paraId="20B70648" w14:textId="77777777" w:rsidR="000618AF" w:rsidRDefault="000618AF" w:rsidP="000618AF">
      <w:pPr>
        <w:pStyle w:val="Textbody"/>
        <w:spacing w:before="240" w:after="160" w:line="225" w:lineRule="atLeast"/>
        <w:rPr>
          <w:color w:val="222222"/>
        </w:rPr>
      </w:pPr>
      <w:r>
        <w:t>In chapter 1 we define the utility function of a set of choices in equation 1.2 as</w:t>
      </w:r>
      <w:r>
        <w:br/>
      </w:r>
    </w:p>
    <w:p w14:paraId="2878A8F0" w14:textId="57C0B736" w:rsidR="000618AF" w:rsidRDefault="000618AF" w:rsidP="000618AF">
      <w:pPr>
        <w:pStyle w:val="Caption"/>
        <w:keepNext/>
      </w:pPr>
      <w:r>
        <w:t>Equation A1.</w:t>
      </w:r>
      <w:r w:rsidR="00C21775">
        <w:fldChar w:fldCharType="begin"/>
      </w:r>
      <w:r w:rsidR="00C21775">
        <w:instrText xml:space="preserve"> SEQ Equation \* ARABIC </w:instrText>
      </w:r>
      <w:r w:rsidR="00C21775">
        <w:fldChar w:fldCharType="separate"/>
      </w:r>
      <w:r w:rsidR="00F2797D">
        <w:rPr>
          <w:noProof/>
        </w:rPr>
        <w:t>9</w:t>
      </w:r>
      <w:r w:rsidR="00C21775">
        <w:rPr>
          <w:noProof/>
        </w:rPr>
        <w:fldChar w:fldCharType="end"/>
      </w:r>
    </w:p>
    <w:p w14:paraId="37F5BC2E" w14:textId="77777777" w:rsidR="000618AF" w:rsidRPr="00DA405F" w:rsidRDefault="00C21775"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69410501" w14:textId="77777777" w:rsidR="000618AF" w:rsidRDefault="000618AF" w:rsidP="000618AF"/>
    <w:p w14:paraId="7E69DE76" w14:textId="77777777" w:rsidR="000618AF" w:rsidRDefault="000618AF" w:rsidP="000618AF">
      <w:pPr>
        <w:rPr>
          <w:rFonts w:eastAsiaTheme="minorEastAsia"/>
        </w:rPr>
      </w:pPr>
      <w:r>
        <w:t>Where the probability term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oMath>
      <w:r w:rsidRPr="002140CB">
        <w:rPr>
          <w:rFonts w:eastAsiaTheme="minorEastAsia"/>
        </w:rPr>
        <w:t>)</w:t>
      </w:r>
      <w:r>
        <w:rPr>
          <w:rFonts w:eastAsiaTheme="minorEastAsia"/>
        </w:rPr>
        <w:t xml:space="preserve"> is separate from the subjective, utility term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r>
          <m:rPr>
            <m:sty m:val="bi"/>
          </m:rPr>
          <w:rPr>
            <w:rFonts w:ascii="Cambria Math" w:eastAsiaTheme="minorEastAsia" w:hAnsi="Cambria Math"/>
          </w:rPr>
          <m:t>)</m:t>
        </m:r>
      </m:oMath>
      <w:r>
        <w:rPr>
          <w:rFonts w:eastAsiaTheme="minorEastAsia"/>
        </w:rPr>
        <w:t xml:space="preserve">. That is, probability is treated </w:t>
      </w:r>
      <w:r>
        <w:rPr>
          <w:rFonts w:eastAsiaTheme="minorEastAsia"/>
          <w:i/>
          <w:iCs/>
        </w:rPr>
        <w:t>objectively</w:t>
      </w:r>
      <w:r>
        <w:rPr>
          <w:rFonts w:eastAsiaTheme="minorEastAsia"/>
        </w:rPr>
        <w:t xml:space="preserve"> whereas other components of value (e.g. magnitude) are treated </w:t>
      </w:r>
      <w:r>
        <w:rPr>
          <w:rFonts w:eastAsiaTheme="minorEastAsia"/>
          <w:i/>
          <w:iCs/>
        </w:rPr>
        <w:t>subjectively</w:t>
      </w:r>
      <w:r>
        <w:rPr>
          <w:rFonts w:eastAsiaTheme="minorEastAsia"/>
        </w:rPr>
        <w:t xml:space="preserve">. This idea was further extended by a later paper by </w:t>
      </w:r>
      <w:r>
        <w:rPr>
          <w:rFonts w:eastAsiaTheme="minorEastAsia"/>
        </w:rPr>
        <w:fldChar w:fldCharType="begin" w:fldLock="1"/>
      </w:r>
      <w:r>
        <w:rPr>
          <w:rFonts w:eastAsiaTheme="minorEastAsia"/>
        </w:rP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Kahneman","plainTextFormattedCitation":"(Tversky &amp; Kahneman, 1981)","previouslyFormattedCitation":"(Tversky &amp; Kahneman, 1981)"},"properties":{"noteIndex":0},"schema":"https://github.com/citation-style-language/schema/raw/master/csl-citation.json"}</w:instrText>
      </w:r>
      <w:r>
        <w:rPr>
          <w:rFonts w:eastAsiaTheme="minorEastAsia"/>
        </w:rPr>
        <w:fldChar w:fldCharType="separate"/>
      </w:r>
      <w:r w:rsidRPr="000A1732">
        <w:rPr>
          <w:rFonts w:eastAsiaTheme="minorEastAsia"/>
          <w:noProof/>
        </w:rPr>
        <w:t>Tversky &amp; Kahneman</w:t>
      </w:r>
      <w:r>
        <w:rPr>
          <w:rFonts w:eastAsiaTheme="minorEastAsia"/>
        </w:rPr>
        <w:fldChar w:fldCharType="end"/>
      </w:r>
      <w:r>
        <w:rPr>
          <w:rFonts w:eastAsiaTheme="minorEastAsia"/>
        </w:rPr>
        <w:t xml:space="preserve"> in which subjects were asked to choose between three responses to a hypothetical deadly, </w:t>
      </w:r>
      <w:commentRangeStart w:id="32"/>
      <w:r>
        <w:rPr>
          <w:rFonts w:eastAsiaTheme="minorEastAsia"/>
        </w:rPr>
        <w:t>novel disease</w:t>
      </w:r>
      <w:r>
        <w:rPr>
          <w:rStyle w:val="FootnoteReference"/>
          <w:rFonts w:eastAsiaTheme="minorEastAsia"/>
        </w:rPr>
        <w:footnoteReference w:id="12"/>
      </w:r>
      <w:r>
        <w:rPr>
          <w:rFonts w:eastAsiaTheme="minorEastAsia"/>
        </w:rPr>
        <w:t>:</w:t>
      </w:r>
      <w:commentRangeEnd w:id="32"/>
      <w:r w:rsidR="00DE4D6D">
        <w:rPr>
          <w:rStyle w:val="CommentReference"/>
        </w:rPr>
        <w:commentReference w:id="32"/>
      </w:r>
    </w:p>
    <w:p w14:paraId="3E8852AC" w14:textId="77777777" w:rsidR="000618AF" w:rsidRDefault="000618AF" w:rsidP="000618AF">
      <w:pPr>
        <w:rPr>
          <w:i/>
          <w:iCs/>
        </w:rPr>
      </w:pPr>
      <w:r w:rsidRPr="00A4441F">
        <w:rPr>
          <w:i/>
          <w:iCs/>
        </w:rPr>
        <w:t>Imagine that the U.S. is preparing for the outbreak of an unusual Asian disease, which is expected to kill 600 people. Two alternative programs to combat the disease have been proposed. Assume that the exact scientific estimate of the consequences of the programs are as follows:</w:t>
      </w:r>
    </w:p>
    <w:p w14:paraId="0ED8696D" w14:textId="77777777" w:rsidR="000618AF" w:rsidRDefault="000618AF" w:rsidP="000618AF">
      <w:pPr>
        <w:rPr>
          <w:i/>
          <w:iCs/>
        </w:rPr>
      </w:pPr>
      <w:r w:rsidRPr="00A4441F">
        <w:rPr>
          <w:i/>
          <w:iCs/>
        </w:rPr>
        <w:t>Choice 1:</w:t>
      </w:r>
    </w:p>
    <w:p w14:paraId="1F514561" w14:textId="77777777" w:rsidR="000618AF" w:rsidRDefault="000618AF" w:rsidP="000618AF">
      <w:pPr>
        <w:ind w:left="720"/>
        <w:rPr>
          <w:i/>
          <w:iCs/>
        </w:rPr>
      </w:pPr>
      <w:r w:rsidRPr="00A4441F">
        <w:rPr>
          <w:i/>
          <w:iCs/>
        </w:rPr>
        <w:br/>
        <w:t>If Program A is adopted, 200 people will be saved. If Program B is adopted, there is 1/3 probability that 600 people will be saved, and 2/3 probability that no people will be saved.</w:t>
      </w:r>
      <w:r>
        <w:rPr>
          <w:i/>
          <w:iCs/>
        </w:rPr>
        <w:t xml:space="preserve"> </w:t>
      </w:r>
      <w:r w:rsidRPr="00A4441F">
        <w:rPr>
          <w:i/>
          <w:iCs/>
        </w:rPr>
        <w:t xml:space="preserve">Which of the two programs would you </w:t>
      </w:r>
      <w:proofErr w:type="spellStart"/>
      <w:r w:rsidRPr="00A4441F">
        <w:rPr>
          <w:i/>
          <w:iCs/>
        </w:rPr>
        <w:t>favor</w:t>
      </w:r>
      <w:proofErr w:type="spellEnd"/>
      <w:r w:rsidRPr="00A4441F">
        <w:rPr>
          <w:i/>
          <w:iCs/>
        </w:rPr>
        <w:t>?</w:t>
      </w:r>
    </w:p>
    <w:p w14:paraId="0BDF585B" w14:textId="77777777" w:rsidR="000618AF" w:rsidRDefault="000618AF" w:rsidP="000618AF">
      <w:pPr>
        <w:rPr>
          <w:i/>
          <w:iCs/>
        </w:rPr>
      </w:pPr>
      <w:r>
        <w:rPr>
          <w:i/>
          <w:iCs/>
        </w:rPr>
        <w:t>Choice 2:</w:t>
      </w:r>
    </w:p>
    <w:p w14:paraId="124D64CB" w14:textId="77777777" w:rsidR="000618AF" w:rsidRDefault="000618AF" w:rsidP="000618AF">
      <w:pPr>
        <w:ind w:left="720"/>
        <w:rPr>
          <w:i/>
          <w:iCs/>
        </w:rPr>
      </w:pPr>
      <w:r w:rsidRPr="00A4441F">
        <w:rPr>
          <w:i/>
          <w:iCs/>
        </w:rPr>
        <w:t xml:space="preserve">If Program C is adopted 400 people will die. If Program D is adopted there is 1/3 probability that nobody will die, and 2/3 probability that 600 people will die. Which of the two programs would you </w:t>
      </w:r>
      <w:proofErr w:type="spellStart"/>
      <w:r w:rsidRPr="00A4441F">
        <w:rPr>
          <w:i/>
          <w:iCs/>
        </w:rPr>
        <w:t>favor</w:t>
      </w:r>
      <w:proofErr w:type="spellEnd"/>
      <w:r w:rsidRPr="00A4441F">
        <w:rPr>
          <w:i/>
          <w:iCs/>
        </w:rPr>
        <w:t>?</w:t>
      </w:r>
    </w:p>
    <w:p w14:paraId="3E206908" w14:textId="77777777" w:rsidR="000618AF" w:rsidRDefault="000618AF" w:rsidP="000618AF">
      <w:r>
        <w:t xml:space="preserve">(taken directly from </w:t>
      </w:r>
      <w:r>
        <w:fldChar w:fldCharType="begin" w:fldLock="1"/>
      </w:r>
      <w: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 1981)","plainTextFormattedCitation":"(Tversky &amp; Kahneman, 1981)","previouslyFormattedCitation":"(Tversky &amp; Kahneman, 1981)"},"properties":{"noteIndex":0},"schema":"https://github.com/citation-style-language/schema/raw/master/csl-citation.json"}</w:instrText>
      </w:r>
      <w:r>
        <w:fldChar w:fldCharType="separate"/>
      </w:r>
      <w:r w:rsidRPr="00A4441F">
        <w:rPr>
          <w:noProof/>
        </w:rPr>
        <w:t>Tversky &amp; Kahneman, 1981)</w:t>
      </w:r>
      <w:r>
        <w:fldChar w:fldCharType="end"/>
      </w:r>
    </w:p>
    <w:p w14:paraId="7C6A34F7" w14:textId="77777777" w:rsidR="000618AF" w:rsidRDefault="000618AF" w:rsidP="000618AF">
      <w:r>
        <w:t xml:space="preserve">For any choice, the expected number of deaths is equal. Either 400 people will certainly die (A and C), or 400 people will be expected to die (B and D). Participants are choosing between a sure thing and a risky choice with equivalent values. We would assume subjects would show consistent risk preferences between the 2 choices: </w:t>
      </w:r>
      <w:r>
        <w:rPr>
          <w:i/>
          <w:iCs/>
        </w:rPr>
        <w:t>either</w:t>
      </w:r>
      <w:r>
        <w:t xml:space="preserve"> they go for the risky option in both choice </w:t>
      </w:r>
      <w:r>
        <w:rPr>
          <w:i/>
          <w:iCs/>
        </w:rPr>
        <w:t>or</w:t>
      </w:r>
      <w:r>
        <w:t xml:space="preserve"> the ‘safe’ option. However, the framing of the choice as either losses or gains (</w:t>
      </w:r>
      <w:r w:rsidRPr="00F7019B">
        <w:rPr>
          <w:i/>
          <w:iCs/>
        </w:rPr>
        <w:t>‘200 people will be saved’</w:t>
      </w:r>
      <w:r>
        <w:t xml:space="preserve"> vs. </w:t>
      </w:r>
      <w:r w:rsidRPr="00F7019B">
        <w:rPr>
          <w:i/>
          <w:iCs/>
        </w:rPr>
        <w:t>‘400 people will die’</w:t>
      </w:r>
      <w:r>
        <w:t xml:space="preserve">), has a distinct impact upon participants choices; they are risk averse and choose option A in choice 1, but are risk-seeking and choose option D in choice 2. </w:t>
      </w:r>
    </w:p>
    <w:p w14:paraId="117ED880" w14:textId="77777777" w:rsidR="000618AF" w:rsidRPr="006C5F99" w:rsidRDefault="000618AF" w:rsidP="000618AF">
      <w:r>
        <w:t>These violations of Von Neumann/</w:t>
      </w:r>
      <w:proofErr w:type="spellStart"/>
      <w:r>
        <w:t>Morgernstern</w:t>
      </w:r>
      <w:proofErr w:type="spellEnd"/>
      <w:r>
        <w:t xml:space="preserve"> utility theory were codified by Kahneman and Tversky into a descriptive model of decision making known as ‘Prospect theory’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E6A83">
        <w:rPr>
          <w:noProof/>
        </w:rPr>
        <w:t>(Kahneman &amp; Tversky, 1979)</w:t>
      </w:r>
      <w:r>
        <w:fldChar w:fldCharType="end"/>
      </w:r>
      <w:r>
        <w:t xml:space="preserve">. The key insight made was that probability should be treated subjectively, that is </w:t>
      </w:r>
    </w:p>
    <w:p w14:paraId="1A1ECD13" w14:textId="4B12E087" w:rsidR="00F2797D" w:rsidRDefault="00F2797D" w:rsidP="00F2797D">
      <w:pPr>
        <w:pStyle w:val="Caption"/>
        <w:keepNext/>
      </w:pPr>
      <w:r>
        <w:t>Equation A.</w:t>
      </w:r>
      <w:r w:rsidR="00C21775">
        <w:fldChar w:fldCharType="begin"/>
      </w:r>
      <w:r w:rsidR="00C21775">
        <w:instrText xml:space="preserve"> SEQ Equation \* ARABIC </w:instrText>
      </w:r>
      <w:r w:rsidR="00C21775">
        <w:fldChar w:fldCharType="separate"/>
      </w:r>
      <w:r>
        <w:rPr>
          <w:noProof/>
        </w:rPr>
        <w:t>10</w:t>
      </w:r>
      <w:r w:rsidR="00C21775">
        <w:rPr>
          <w:noProof/>
        </w:rPr>
        <w:fldChar w:fldCharType="end"/>
      </w:r>
    </w:p>
    <w:p w14:paraId="4A446836" w14:textId="77777777" w:rsidR="000618AF" w:rsidRPr="00DA405F" w:rsidRDefault="00C21775"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xml:space="preserve">= </m:t>
          </m:r>
          <w:commentRangeStart w:id="33"/>
          <m:sSub>
            <m:sSubPr>
              <m:ctrlPr>
                <w:rPr>
                  <w:rFonts w:ascii="Cambria Math" w:hAnsi="Cambria Math" w:cs="Times New Roman"/>
                  <w:i/>
                  <w:color w:val="222222"/>
                </w:rPr>
              </m:ctrlPr>
            </m:sSubPr>
            <m:e>
              <m:r>
                <w:rPr>
                  <w:rFonts w:ascii="Cambria Math" w:hAnsi="Cambria Math" w:cs="Times New Roman"/>
                  <w:color w:val="222222"/>
                </w:rPr>
                <m:t>ω</m:t>
              </m:r>
            </m:e>
            <m:sub>
              <m:r>
                <w:rPr>
                  <w:rFonts w:ascii="Cambria Math" w:hAnsi="Cambria Math" w:cs="Times New Roman"/>
                  <w:color w:val="222222"/>
                </w:rPr>
                <m:t>i</m:t>
              </m:r>
            </m:sub>
          </m:sSub>
          <m:r>
            <w:rPr>
              <w:rFonts w:ascii="Cambria Math" w:hAnsi="Cambria Math" w:cs="Times New Roman"/>
              <w:color w:val="222222"/>
            </w:rPr>
            <m:t>(p(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w:commentRangeEnd w:id="33"/>
          <m:r>
            <m:rPr>
              <m:sty m:val="p"/>
            </m:rPr>
            <w:rPr>
              <w:rStyle w:val="CommentReference"/>
              <w:rFonts w:asciiTheme="minorHAnsi" w:eastAsiaTheme="minorHAnsi" w:hAnsiTheme="minorHAnsi" w:cstheme="minorBidi"/>
              <w:kern w:val="0"/>
              <w:lang w:eastAsia="en-US" w:bidi="ar-SA"/>
            </w:rPr>
            <w:commentReference w:id="33"/>
          </m:r>
          <m:r>
            <w:rPr>
              <w:rFonts w:ascii="Cambria Math" w:hAnsi="Cambria Math" w:cs="Times New Roman"/>
            </w:rPr>
            <m:t>)</m:t>
          </m:r>
        </m:oMath>
      </m:oMathPara>
    </w:p>
    <w:p w14:paraId="3D5EC4EC" w14:textId="77777777" w:rsidR="000618AF" w:rsidRDefault="000618AF" w:rsidP="000618AF">
      <w:pPr>
        <w:rPr>
          <w:rFonts w:eastAsiaTheme="minorEastAsia"/>
          <w:b/>
          <w:bCs/>
        </w:rPr>
      </w:pPr>
      <w:r>
        <w:t xml:space="preserve">Where </w:t>
      </w:r>
      <m:oMath>
        <m:r>
          <m:rPr>
            <m:sty m:val="bi"/>
          </m:rPr>
          <w:rPr>
            <w:rFonts w:ascii="Cambria Math" w:hAnsi="Cambria Math"/>
          </w:rPr>
          <m:t>ω</m:t>
        </m:r>
      </m:oMath>
      <w:r>
        <w:rPr>
          <w:rFonts w:eastAsiaTheme="minorEastAsia"/>
          <w:b/>
          <w:bCs/>
        </w:rPr>
        <w:t xml:space="preserve"> </w:t>
      </w:r>
      <w:r>
        <w:rPr>
          <w:rFonts w:eastAsiaTheme="minorEastAsia"/>
        </w:rPr>
        <w:t xml:space="preserve">is some distortion a subject </w:t>
      </w:r>
      <m:oMath>
        <m:r>
          <m:rPr>
            <m:sty m:val="bi"/>
          </m:rPr>
          <w:rPr>
            <w:rFonts w:ascii="Cambria Math" w:eastAsiaTheme="minorEastAsia" w:hAnsi="Cambria Math"/>
          </w:rPr>
          <m:t>i</m:t>
        </m:r>
      </m:oMath>
      <w:r>
        <w:rPr>
          <w:rFonts w:eastAsiaTheme="minorEastAsia"/>
          <w:b/>
          <w:bCs/>
        </w:rPr>
        <w:t xml:space="preserve"> </w:t>
      </w:r>
      <w:r>
        <w:rPr>
          <w:rFonts w:eastAsiaTheme="minorEastAsia"/>
        </w:rPr>
        <w:t xml:space="preserve">places upon the probability of outcome </w:t>
      </w: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oMath>
      <w:r w:rsidRPr="00262C0A">
        <w:rPr>
          <w:rFonts w:eastAsiaTheme="minorEastAsia"/>
        </w:rPr>
        <w:t>.</w:t>
      </w:r>
      <w:r>
        <w:rPr>
          <w:rFonts w:eastAsiaTheme="minorEastAsia"/>
          <w:b/>
          <w:bCs/>
        </w:rPr>
        <w:t xml:space="preserve"> </w:t>
      </w:r>
      <w:r>
        <w:rPr>
          <w:rFonts w:eastAsiaTheme="minorEastAsia"/>
        </w:rPr>
        <w:t xml:space="preserve">This leads to a further two appreciations of how an individual’s utility function is shaped. Firstly, that this </w:t>
      </w:r>
      <m:oMath>
        <m:r>
          <m:rPr>
            <m:sty m:val="bi"/>
          </m:rPr>
          <w:rPr>
            <w:rFonts w:ascii="Cambria Math" w:eastAsiaTheme="minorEastAsia" w:hAnsi="Cambria Math"/>
          </w:rPr>
          <m:t>ω</m:t>
        </m:r>
      </m:oMath>
      <w:r>
        <w:rPr>
          <w:rFonts w:eastAsiaTheme="minorEastAsia"/>
          <w:b/>
          <w:bCs/>
        </w:rPr>
        <w:t xml:space="preserve"> </w:t>
      </w:r>
      <w:r>
        <w:rPr>
          <w:rFonts w:eastAsiaTheme="minorEastAsia"/>
        </w:rPr>
        <w:t xml:space="preserve">parameter creates as S-shaped distortion where people overweight low probabilities and underweight high probabilities (figure 2a). Secondly, the idea that </w:t>
      </w:r>
      <w:r>
        <w:rPr>
          <w:rFonts w:eastAsiaTheme="minorEastAsia"/>
          <w:i/>
          <w:iCs/>
        </w:rPr>
        <w:t>“losses hurt more than gains”</w:t>
      </w:r>
      <w:r>
        <w:rPr>
          <w:rFonts w:eastAsiaTheme="minorEastAsia"/>
        </w:rPr>
        <w:t xml:space="preserve">, i.e. if an organism loses something of value, to return to net zero utility for the time period, they must gain something of greater value than that which was lost. This is formally described as ‘loss aversion’ and depends on the framing (see the above experiment using a potential novel disease) of any transaction and gives rise to the ‘endowment effect’ discussed in chapter 2. This ‘kink’ in the utility function is shown in figure 2b. </w:t>
      </w:r>
    </w:p>
    <w:p w14:paraId="77B55B63" w14:textId="77777777" w:rsidR="000618AF" w:rsidRPr="001060CD" w:rsidRDefault="000618AF" w:rsidP="000618AF">
      <w:r>
        <w:t xml:space="preserve">While newer models have arisen to account for some failings of Prospect theory (and especially to incorporate ‘heuristics’ into descriptive models of economic decision-making; </w:t>
      </w:r>
      <w:r>
        <w:fldChar w:fldCharType="begin" w:fldLock="1"/>
      </w:r>
      <w:r>
        <w:instrText>ADDIN CSL_CITATION {"citationItems":[{"id":"ITEM-1","itemData":{"DOI":"10.15358/0340-1650-2006-6-331","ISSN":"03401650","author":[{"dropping-particle":"","family":"Tversky","given":"Amos","non-dropping-particle":"","parse-names":false,"suffix":""},{"dropping-particle":"","family":"Kahneman","given":"Daniel","non-dropping-particle":"","parse-names":false,"suffix":""}],"container-title":"WiSt - Wirtschaftswissenschaftliches Studium","id":"ITEM-1","issued":{"date-parts":[["1992"]]},"page":"297-323","title":"Advances in Prospect Theory: Cumulative Representation of Uncertainty","type":"article-journal","volume":"5"},"uris":["http://www.mendeley.com/documents/?uuid=ad29ee5d-ea37-4343-b128-ee934dd0405e"]}],"mendeley":{"formattedCitation":"(Tversky &amp; Kahneman, 1992)","manualFormatting":"Tversky &amp; Kahneman, 1992)","plainTextFormattedCitation":"(Tversky &amp; Kahneman, 1992)","previouslyFormattedCitation":"(Tversky &amp; Kahneman, 1992)"},"properties":{"noteIndex":0},"schema":"https://github.com/citation-style-language/schema/raw/master/csl-citation.json"}</w:instrText>
      </w:r>
      <w:r>
        <w:fldChar w:fldCharType="separate"/>
      </w:r>
      <w:r w:rsidRPr="00684096">
        <w:rPr>
          <w:noProof/>
        </w:rPr>
        <w:t>Tversky &amp; Kahneman, 1992)</w:t>
      </w:r>
      <w:r>
        <w:fldChar w:fldCharType="end"/>
      </w:r>
      <w:r>
        <w:t>, the theory still represents a step forward in combining insights from psychology and ‘experimental’ economics into the previously much more theoretical economic framework. Though undoubtedly not perfect</w:t>
      </w:r>
      <w:r>
        <w:rPr>
          <w:rStyle w:val="FootnoteReference"/>
        </w:rPr>
        <w:footnoteReference w:id="13"/>
      </w:r>
      <w:r>
        <w:t xml:space="preserve">, has proved its worth in empirical studies of humans </w:t>
      </w:r>
      <w:r>
        <w:fldChar w:fldCharType="begin" w:fldLock="1"/>
      </w:r>
      <w:r>
        <w:instrText>ADDIN CSL_CITATION {"citationItems":[{"id":"ITEM-1","itemData":{"DOI":"10.1007/s11166-014-9183-2","ISSN":"15730476","abstract":"Markowitz (Journal of Political Economy 60:151-158, 1952) identified a fourfold pattern of risk preferences in outcome magnitude: When outcomes are large, people are risk averse in gains and risk seeking in losses, but risk preferences reverse when the outcomes are small, with people exhibiting risk seeking in gains and risk aversion in losses. This fourfold pattern was not addressed by either version of prospect theory (Kahneman and Tversky Econometrica 47:363-391, 1979; Tversky and Kahneman Journal of Risk and Uncertainty 5:297-323, 1992). We show how prospect theory can accommodate the pattern by combining an overweighting of low probabilities with a decreasingly elastic value function. We then examine the performance of prospect theory with two decreasingly elastic value functions: Prospect theory performs better, both quantitatively and qualitatively, with a normalized logarithmic value function than with a normalized exponential value function. We discuss several issues, and speculate about why Tversky and Kahneman did not address Markowitz's fourfold pattern. © 2014 Springer Science+Business Media New York.","author":[{"dropping-particle":"","family":"Scholten","given":"Marc","non-dropping-particle":"","parse-names":false,"suffix":""},{"dropping-particle":"","family":"Read","given":"Daniel","non-dropping-particle":"","parse-names":false,"suffix":""}],"container-title":"Journal of Risk and Uncertainty","id":"ITEM-1","issue":"1","issued":{"date-parts":[["2014"]]},"page":"67-83","title":"Prospect theory and the \"forgotten\" fourfold pattern of risk preferences","type":"article-journal","volume":"48"},"uris":["http://www.mendeley.com/documents/?uuid=6b0476bb-ebdf-4ec1-84b3-5a3ebec473cf"]},{"id":"ITEM-2","itemData":{"DOI":"10.1007/s11166-008-9039-8","ISBN":"1116600890398","ISSN":"08955646","abstract":"This paper provides an efficient method to measure utility under prospect theory. Our method minimizes both the number of elicitations required to measure utility and the cognitive burden for subjects, being based on the elicitation of certainty equivalents for two-outcome prospects. We applied our method in an experiment and were able to replicate the main findings on prospect theory, suggesting that our method measures what it is intended to. Our data confirmed empirically that risk seeking and concave utility can coincide under prospect theory. Utility did not depend on the probability used in the elicitation, which offers support for the validity of prospect theory. © 2008 Springer Science+Business Media, LLC.","author":[{"dropping-particle":"","family":"Abdellaoui","given":"Mohammed","non-dropping-particle":"","parse-names":false,"suffix":""},{"dropping-particle":"","family":"Bleichrodt","given":"Han","non-dropping-particle":"","parse-names":false,"suffix":""},{"dropping-particle":"","family":"L'Haridon","given":"Olivier","non-dropping-particle":"","parse-names":false,"suffix":""}],"container-title":"Journal of Risk and Uncertainty","id":"ITEM-2","issue":"3","issued":{"date-parts":[["2008"]]},"page":"245-266","title":"A tractable method to measure utility and loss aversion under prospect theory","type":"article-journal","volume":"36"},"uris":["http://www.mendeley.com/documents/?uuid=de9a99a0-bdad-40ea-88e0-96daafeaf6c0"]}],"mendeley":{"formattedCitation":"(Abdellaoui et al., 2008; Scholten &amp; Read, 2014)","plainTextFormattedCitation":"(Abdellaoui et al., 2008; Scholten &amp; Read, 2014)","previouslyFormattedCitation":"(Abdellaoui et al., 2008; Scholten &amp; Read, 2014)"},"properties":{"noteIndex":0},"schema":"https://github.com/citation-style-language/schema/raw/master/csl-citation.json"}</w:instrText>
      </w:r>
      <w:r>
        <w:fldChar w:fldCharType="separate"/>
      </w:r>
      <w:r w:rsidRPr="00F70591">
        <w:rPr>
          <w:noProof/>
        </w:rPr>
        <w:t>(Abdellaoui et al., 2008; Scholten &amp; Read, 2014)</w:t>
      </w:r>
      <w:r>
        <w:fldChar w:fldCharType="end"/>
      </w:r>
      <w:r>
        <w:t xml:space="preserve"> and macaques </w:t>
      </w:r>
      <w:r>
        <w:fldChar w:fldCharType="begin" w:fldLock="1"/>
      </w:r>
      <w:r>
        <w:instrText>ADDIN CSL_CITATION {"citationItems":[{"id":"ITEM-1","itemData":{"DOI":"10.1523/JNEUROSCI.3653-14.2015","ISSN":"15292401","PMID":"25698750","abstract":"Economic choices are largely determined by two principal elements, reward value (utility) and probability. Although nonlinear utility functions have been acknowledged for centuries, nonlinear probability weighting (probability distortion) was only recently recognized as a ubiquitous aspect of real-world choice behavior. Even when outcome probabilities are known and acknowledged, human decision makers often overweight low probability outcomes and underweight high probability outcomes. Whereas recent studies measured utility functions and their corresponding neural correlates in monkeys, it is not known whether monkeys distort probability in a manner similar to humans. Therefore, we investigated economic choices in macaque monkeys for evidence of probability distortion. We trained two monkeys to predict reward from probabilistic gambles with constant outcome values (0.5 ml or nothing). The probability of winning was conveyed using explicit visual cues (sector stimuli). Choices between the gambles revealed that the monkeys used the explicit probability information to make meaningful decisions. Using these cues, we measured probability distortion from choices between the gambles and safe rewards. Parametric modeling of the choices revealed classic probability weighting functions with inverted-S shape. Therefore, the animals overweighted low probability rewards and underweighted high probability rewards. Empirical investigation of the behavior verified that the choices were best explained by a combination of nonlinear value and nonlinear probability distortion. Together, these results suggest that probability distortion may reflect evolutionarily preserved neuronal processing.","author":[{"dropping-particle":"","family":"Stauffer","given":"William R.","non-dropping-particle":"","parse-names":false,"suffix":""},{"dropping-particle":"","family":"Lak","given":"Armin","non-dropping-particle":"","parse-names":false,"suffix":""},{"dropping-particle":"","family":"Bossaerts","given":"Peter","non-dropping-particle":"","parse-names":false,"suffix":""},{"dropping-particle":"","family":"Schultz","given":"Wolfram","non-dropping-particle":"","parse-names":false,"suffix":""}],"container-title":"Journal of Neuroscience","id":"ITEM-1","issue":"7","issued":{"date-parts":[["2015"]]},"page":"3146-3154","title":"Economic choices reveal probability distortion in macaque monkeys","type":"article-journal","volume":"35"},"uris":["http://www.mendeley.com/documents/?uuid=2b2c9eb5-7e21-407c-951d-7b4e86adae38"]}],"mendeley":{"formattedCitation":"(Stauffer et al., 2015)","plainTextFormattedCitation":"(Stauffer et al., 2015)","previouslyFormattedCitation":"(Stauffer et al., 2015)"},"properties":{"noteIndex":0},"schema":"https://github.com/citation-style-language/schema/raw/master/csl-citation.json"}</w:instrText>
      </w:r>
      <w:r>
        <w:fldChar w:fldCharType="separate"/>
      </w:r>
      <w:r w:rsidRPr="00F70591">
        <w:rPr>
          <w:noProof/>
        </w:rPr>
        <w:t>(Stauffer et al., 2015)</w:t>
      </w:r>
      <w:r>
        <w:fldChar w:fldCharType="end"/>
      </w:r>
      <w:r>
        <w:t>. In 2002, Daniel Kahneman</w:t>
      </w:r>
      <w:r>
        <w:rPr>
          <w:rStyle w:val="FootnoteReference"/>
        </w:rPr>
        <w:footnoteReference w:id="14"/>
      </w:r>
      <w:r>
        <w:t xml:space="preserve"> won the Nobel Prize in economics for </w:t>
      </w:r>
      <w:r w:rsidRPr="001060CD">
        <w:rPr>
          <w:i/>
          <w:iCs/>
        </w:rPr>
        <w:t>"for having integrated insights from psychological research into economic science, especially concerning human judgment and decision-making under uncertainty</w:t>
      </w:r>
      <w:r>
        <w:rPr>
          <w:i/>
          <w:iCs/>
        </w:rPr>
        <w:t>”</w:t>
      </w:r>
      <w:r>
        <w:t>.</w:t>
      </w:r>
    </w:p>
    <w:p w14:paraId="037FD403" w14:textId="77777777" w:rsidR="000618AF" w:rsidRDefault="000618AF" w:rsidP="000618AF">
      <w:pPr>
        <w:rPr>
          <w:i/>
          <w:iCs/>
        </w:rPr>
      </w:pPr>
      <w:commentRangeStart w:id="37"/>
      <w:r>
        <w:rPr>
          <w:i/>
          <w:iCs/>
        </w:rPr>
        <w:t>Stochastic Choice and Random Utility</w:t>
      </w:r>
      <w:commentRangeEnd w:id="37"/>
      <w:r w:rsidR="00DE4D6D">
        <w:rPr>
          <w:rStyle w:val="CommentReference"/>
        </w:rPr>
        <w:commentReference w:id="37"/>
      </w:r>
    </w:p>
    <w:p w14:paraId="59F5320F" w14:textId="77777777" w:rsidR="000618AF" w:rsidRDefault="000618AF" w:rsidP="000618AF">
      <w:r>
        <w:t>Within this thesis we present a task which allows us to study the cardinal utility of a good to a monkey on individual trials (chapter 2). We compare this task to the discrete-choice tasks that have traditionally been used in this field. In such ‘binary choice’</w:t>
      </w:r>
      <w:r>
        <w:rPr>
          <w:rStyle w:val="FootnoteReference"/>
        </w:rPr>
        <w:footnoteReference w:id="15"/>
      </w:r>
      <w:r>
        <w:t xml:space="preserve"> tasks, subjects choose been options A and B, with the implication being that the good with the higher utility will be chosen.</w:t>
      </w:r>
    </w:p>
    <w:p w14:paraId="2E8E416B" w14:textId="77777777" w:rsidR="000618AF" w:rsidRDefault="000618AF" w:rsidP="000618AF">
      <w:r>
        <w:t xml:space="preserve">For a hyper-rational decision-maker, we might expect that these choices are black and white- after all, the participant should </w:t>
      </w:r>
      <w:r>
        <w:rPr>
          <w:i/>
          <w:iCs/>
        </w:rPr>
        <w:t>always</w:t>
      </w:r>
      <w:r>
        <w:t xml:space="preserve"> choose the better option! However, when studying the choices made by both humans </w:t>
      </w:r>
      <w:r>
        <w:fldChar w:fldCharType="begin" w:fldLock="1"/>
      </w:r>
      <w: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fldChar w:fldCharType="separate"/>
      </w:r>
      <w:r w:rsidRPr="00C02269">
        <w:rPr>
          <w:noProof/>
        </w:rPr>
        <w:t>(Mosteller &amp; Nogee, 1951)</w:t>
      </w:r>
      <w:r>
        <w:fldChar w:fldCharType="end"/>
      </w:r>
      <w:r>
        <w:t xml:space="preserve"> and monkeys </w:t>
      </w:r>
      <w:r>
        <w:fldChar w:fldCharType="begin" w:fldLock="1"/>
      </w:r>
      <w:r>
        <w:instrText>ADDIN CSL_CITATION {"citationItems":[{"id":"ITEM-1","itemData":{"DOI":"10.2139/ssrn.3542282","author":[{"dropping-particle":"","family":"Ferrari-Toniolo","given":"Simone","non-dropping-particle":"","parse-names":false,"suffix":""},{"dropping-particle":"","family":"Bujold","given":"Philipe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Journal","id":"ITEM-1","issued":{"date-parts":[["2020"]]},"title":"Compliance with the Continuity Axiom of Expected Utility Theory Supports Utility Maximization in Monkeys","type":"article-journal"},"uris":["http://www.mendeley.com/documents/?uuid=bef3edc0-3828-4b9c-8751-467a67638cc1"]},{"id":"ITEM-2","itemData":{"DOI":"10.1073/pnas.1612010114","ISSN":"10916490","PMID":"28202727","abstract":"Revealed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America","id":"ITEM-2","issue":"10","issued":{"date-parts":[["2017"]]},"page":"E1766-E1775","title":"Monkeys choose as if maximizing utility compatible with basic principles of revealed preference theory","type":"article-journal","volume":"114"},"uris":["http://www.mendeley.com/documents/?uuid=1ec360f8-ba95-4c24-8d94-e1678eae51a5"]}],"mendeley":{"formattedCitation":"(Ferrari-Toniolo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F1834">
        <w:rPr>
          <w:noProof/>
        </w:rPr>
        <w:t>(Ferrari-Toniolo et al., 2020; Pastor-Bernier et al., 2017)</w:t>
      </w:r>
      <w:r>
        <w:fldChar w:fldCharType="end"/>
      </w:r>
      <w:r>
        <w:t xml:space="preserve">, many choices instead show a </w:t>
      </w:r>
      <w:r>
        <w:rPr>
          <w:i/>
          <w:iCs/>
        </w:rPr>
        <w:t>curve</w:t>
      </w:r>
      <w:r>
        <w:t xml:space="preserve"> or preferences (see figure 2.1 for a simulated example or figure 2.7 for a figure redrawn from </w:t>
      </w:r>
      <w:proofErr w:type="spellStart"/>
      <w:r>
        <w:t>Mosteller</w:t>
      </w:r>
      <w:proofErr w:type="spellEnd"/>
      <w:r>
        <w:t xml:space="preserve"> and </w:t>
      </w:r>
      <w:proofErr w:type="spellStart"/>
      <w:r>
        <w:t>Nogee</w:t>
      </w:r>
      <w:proofErr w:type="spellEnd"/>
      <w:r>
        <w:t xml:space="preserve">, 1951). In the introduction to this thesis we touch upon the differences between ‘perceptual’ decisions (e.g. sensory discrimination tasks) and ‘economic’ decisions. The indifference curves in figures 2.1 and 2.7 bear a striking resemblance to the psychometric curves found in the perceptual literature </w:t>
      </w:r>
      <w:r>
        <w:fldChar w:fldCharType="begin" w:fldLock="1"/>
      </w:r>
      <w:r>
        <w:instrText>ADDIN CSL_CITATION {"citationItems":[{"id":"ITEM-1","itemData":{"abstract":"The psychometric function, relating the subject’s response to the physical stimulus, is fundamental to psychophysics.This paper examines various psychometric function topics, many inspired by this special symposiumissue of Perception&amp; Psychophysics: What are the relativemerits of objective yes/no versus forced choice tasks (including threshold variance)?What are the relativemerits of adaptive versus constant stimulimethods?What are the relativemerits of likelihood versus up–down staircaseadaptivemethods? Is 2AFC free of substantial bias? Is there no efficient adaptive method for objective yes/no tasks? Should adaptive methods aimfor 90% correct? Can adding more responses to forced choice and objective yes/no tasks reduce the threshold variance?What is the best way to dealwith lapses?How is theWeibull function intimately related to the d¢ function? What causes bias in the likelihood goodness-of-fit? What causes bias in slope estimates from adaptive methods? How good are nonparametric methods for estimating psychometric function parameters?Of what value is the psychometric function slope? How are various psychometric functions relatedto each other? The resolution of many of these issues is surprising.","author":[{"dropping-particle":"","family":"Klein","given":"Stanley A","non-dropping-particle":"","parse-names":false,"suffix":""}],"container-title":"Perception &amp; Psychophysics","id":"ITEM-1","issue":"8","issued":{"date-parts":[["2001"]]},"page":"1421-1455","title":"Measuring, estimating, and understanding the psychometric function: A commentary","type":"article-journal","volume":"63"},"uris":["http://www.mendeley.com/documents/?uuid=cca663d3-0f8a-4093-bb1c-d81650601aea"]},{"id":"ITEM-2","itemData":{"DOI":"10.1257/jel.44.3.631","ISSN":"00220515","abstract":"Most economists define rationality in terms of consistency principles. These principles place \"bounds\" on rationality - bounds that range from perfect consistency to weak stochastic transitivity. Several decades of research on preferential choice has demonstrated how and when people violate these bounds. Many of these violations are interconnected and reflect systematic behavioral principles. We discuss the robustness of the violations and review the theories that are able to predict them. We further discuss the adaptive functions of the violations. From this perspective, choices do more than reveal preferences; they also reflect subtle, yet often quite reasonable, dependencies on the environment.","author":[{"dropping-particle":"","family":"Rieskamp","given":"Jörg","non-dropping-particle":"","parse-names":false,"suffix":""},{"dropping-particle":"","family":"Busemeyer","given":"Jerome R.","non-dropping-particle":"","parse-names":false,"suffix":""},{"dropping-particle":"","family":"Mellers","given":"Barbara A.","non-dropping-particle":"","parse-names":false,"suffix":""}],"container-title":"Journal of Economic Literature","id":"ITEM-2","issue":"3","issued":{"date-parts":[["2006"]]},"page":"631-661","title":"Extending the bounds of rationality: Evidence and theories of preferential choice","type":"article-journal","volume":"44"},"uris":["http://www.mendeley.com/documents/?uuid=a57c9a2b-b7c0-4f60-b0ab-ce941e61cfc0"]}],"mendeley":{"formattedCitation":"(Klein, 2001; Rieskamp et al., 2006)","plainTextFormattedCitation":"(Klein, 2001; Rieskamp et al., 2006)","previouslyFormattedCitation":"(Klein, 2001; Rieskamp et al., 2006)"},"properties":{"noteIndex":0},"schema":"https://github.com/citation-style-language/schema/raw/master/csl-citation.json"}</w:instrText>
      </w:r>
      <w:r>
        <w:fldChar w:fldCharType="separate"/>
      </w:r>
      <w:r w:rsidRPr="0053500B">
        <w:rPr>
          <w:noProof/>
        </w:rPr>
        <w:t>(Klein, 2001; Rieskamp et al., 2006)</w:t>
      </w:r>
      <w:r>
        <w:fldChar w:fldCharType="end"/>
      </w:r>
      <w:r>
        <w:t>; instead of always choosing an offer with higher utility, subjects make ‘stochastic’ (or ‘discrete’) choices.</w:t>
      </w:r>
    </w:p>
    <w:p w14:paraId="227062CA" w14:textId="77777777" w:rsidR="000618AF" w:rsidRDefault="000618AF" w:rsidP="000618AF">
      <w:r>
        <w:t xml:space="preserve">There are two reconciliatory theories of these empirical observations of choice reversal. Fixed utility theories assume that the utilities present in a choice are fixed and subjects choose options in proportion to the value of the offered choices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laws","type":"article-journal","volume":"66"},"uris":["http://www.mendeley.com/documents/?uuid=7e055116-4f78-4be4-a6a6-2e8ad0dda6f0"]},{"id":"ITEM-2","itemData":{"DOI":"10.1016/0022-2496(72)90011-9","ISSN":"10960880","abstract":"Choice is analyzed as a probabilistic process of successive eliminations. Within this general framework, the present paper characterizes a choice model interpretable as a process of elimination by aspects. It is shown that this model resolves the major difficulties associated with the assumption of independence from irrelevant alternatives, that it generalizes the choice models of Luce (1959) and Restle (1961), and that it is a random utility model. Testable consequences of this model are derived and some of its ramifications are explored. © 1972.","author":[{"dropping-particle":"","family":"Tversky","given":"Amos","non-dropping-particle":"","parse-names":false,"suffix":""}],"container-title":"Journal of Mathematical Psychology","id":"ITEM-2","issue":"4","issued":{"date-parts":[["1972"]]},"page":"341-367","title":"Choice by elimination","type":"article-journal","volume":"9"},"uris":["http://www.mendeley.com/documents/?uuid=0f7cdecb-0e1e-433c-a95c-6b24ff051ad4"]}],"mendeley":{"formattedCitation":"(Luce, 1959; Tversky, 1972)","plainTextFormattedCitation":"(Luce, 1959; Tversky, 1972)","previouslyFormattedCitation":"(Luce, 1959; Tversky, 1972)"},"properties":{"noteIndex":0},"schema":"https://github.com/citation-style-language/schema/raw/master/csl-citation.json"}</w:instrText>
      </w:r>
      <w:r>
        <w:fldChar w:fldCharType="separate"/>
      </w:r>
      <w:r w:rsidRPr="00D6638E">
        <w:rPr>
          <w:noProof/>
        </w:rPr>
        <w:t>(Luce, 1959; Tversky, 1972)</w:t>
      </w:r>
      <w:r>
        <w:fldChar w:fldCharType="end"/>
      </w:r>
      <w:r>
        <w:t>.</w:t>
      </w:r>
    </w:p>
    <w:p w14:paraId="4C8AACB5" w14:textId="7ED85A4E" w:rsidR="000618AF" w:rsidRDefault="000618AF" w:rsidP="000618AF">
      <w:pPr>
        <w:pStyle w:val="Caption"/>
        <w:keepNext/>
      </w:pPr>
      <w:r>
        <w:t>Equation A1.</w:t>
      </w:r>
      <w:r w:rsidR="00C21775">
        <w:fldChar w:fldCharType="begin"/>
      </w:r>
      <w:r w:rsidR="00C21775">
        <w:instrText xml:space="preserve"> SEQ Equation \* ARABIC </w:instrText>
      </w:r>
      <w:r w:rsidR="00C21775">
        <w:fldChar w:fldCharType="separate"/>
      </w:r>
      <w:r w:rsidR="00F2797D">
        <w:rPr>
          <w:noProof/>
        </w:rPr>
        <w:t>11</w:t>
      </w:r>
      <w:r w:rsidR="00C21775">
        <w:rPr>
          <w:noProof/>
        </w:rPr>
        <w:fldChar w:fldCharType="end"/>
      </w:r>
    </w:p>
    <w:p w14:paraId="7F1086F9"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den>
          </m:f>
        </m:oMath>
      </m:oMathPara>
    </w:p>
    <w:p w14:paraId="3816FBE3" w14:textId="3F2A89F1" w:rsidR="00CF44D5" w:rsidRDefault="000618AF" w:rsidP="000618AF">
      <w:pPr>
        <w:rPr>
          <w:rFonts w:eastAsiaTheme="minorEastAsia"/>
        </w:rPr>
      </w:pPr>
      <w:r>
        <w:t xml:space="preserve">The probability of a subject </w:t>
      </w:r>
      <m:oMath>
        <m:r>
          <m:rPr>
            <m:sty m:val="bi"/>
          </m:rPr>
          <w:rPr>
            <w:rFonts w:ascii="Cambria Math" w:hAnsi="Cambria Math"/>
          </w:rPr>
          <m:t>i</m:t>
        </m:r>
      </m:oMath>
      <w:r>
        <w:rPr>
          <w:rFonts w:eastAsiaTheme="minorEastAsia"/>
        </w:rPr>
        <w:t xml:space="preserve"> choosing an offer </w:t>
      </w:r>
      <m:oMath>
        <m:r>
          <m:rPr>
            <m:sty m:val="bi"/>
          </m:rPr>
          <w:rPr>
            <w:rFonts w:ascii="Cambria Math" w:eastAsiaTheme="minorEastAsia" w:hAnsi="Cambria Math"/>
          </w:rPr>
          <m:t>x</m:t>
        </m:r>
      </m:oMath>
      <w:r>
        <w:rPr>
          <w:rFonts w:eastAsiaTheme="minorEastAsia"/>
        </w:rPr>
        <w:t xml:space="preserve"> is equal to the utility of that choice to the subject, divided by the sum of the utilities of all other offers. </w:t>
      </w:r>
    </w:p>
    <w:p w14:paraId="5DFABB44" w14:textId="77777777" w:rsidR="00CF44D5" w:rsidRDefault="00CF44D5">
      <w:pPr>
        <w:rPr>
          <w:rFonts w:eastAsiaTheme="minorEastAsia"/>
        </w:rPr>
      </w:pPr>
      <w:r>
        <w:rPr>
          <w:rFonts w:eastAsiaTheme="minorEastAsia"/>
        </w:rPr>
        <w:br w:type="page"/>
      </w:r>
    </w:p>
    <w:p w14:paraId="4FB072A2" w14:textId="7FB86ED0" w:rsidR="00CF44D5" w:rsidRDefault="00CF44D5">
      <w:r>
        <w:br w:type="page"/>
      </w:r>
      <w:commentRangeStart w:id="38"/>
      <w:r>
        <w:rPr>
          <w:noProof/>
        </w:rPr>
        <mc:AlternateContent>
          <mc:Choice Requires="wpg">
            <w:drawing>
              <wp:anchor distT="0" distB="0" distL="114300" distR="114300" simplePos="0" relativeHeight="251685888" behindDoc="0" locked="0" layoutInCell="1" allowOverlap="1" wp14:anchorId="61801A92" wp14:editId="71380130">
                <wp:simplePos x="0" y="0"/>
                <wp:positionH relativeFrom="column">
                  <wp:posOffset>0</wp:posOffset>
                </wp:positionH>
                <wp:positionV relativeFrom="paragraph">
                  <wp:posOffset>-635</wp:posOffset>
                </wp:positionV>
                <wp:extent cx="5996940" cy="3996267"/>
                <wp:effectExtent l="0" t="0" r="22860" b="23495"/>
                <wp:wrapNone/>
                <wp:docPr id="23" name="Group 23"/>
                <wp:cNvGraphicFramePr/>
                <a:graphic xmlns:a="http://schemas.openxmlformats.org/drawingml/2006/main">
                  <a:graphicData uri="http://schemas.microsoft.com/office/word/2010/wordprocessingGroup">
                    <wpg:wgp>
                      <wpg:cNvGrpSpPr/>
                      <wpg:grpSpPr>
                        <a:xfrm>
                          <a:off x="0" y="0"/>
                          <a:ext cx="5996940" cy="3996267"/>
                          <a:chOff x="0" y="0"/>
                          <a:chExt cx="5996940" cy="3996267"/>
                        </a:xfrm>
                      </wpg:grpSpPr>
                      <wps:wsp>
                        <wps:cNvPr id="7" name="Text Box 2"/>
                        <wps:cNvSpPr txBox="1">
                          <a:spLocks noChangeArrowheads="1"/>
                        </wps:cNvSpPr>
                        <wps:spPr bwMode="auto">
                          <a:xfrm>
                            <a:off x="0" y="2937933"/>
                            <a:ext cx="5996940" cy="1058334"/>
                          </a:xfrm>
                          <a:prstGeom prst="rect">
                            <a:avLst/>
                          </a:prstGeom>
                          <a:solidFill>
                            <a:srgbClr val="FFFFFF"/>
                          </a:solidFill>
                          <a:ln w="9525">
                            <a:solidFill>
                              <a:srgbClr val="000000"/>
                            </a:solidFill>
                            <a:miter lim="800000"/>
                            <a:headEnd/>
                            <a:tailEnd/>
                          </a:ln>
                        </wps:spPr>
                        <wps:txbx>
                          <w:txbxContent>
                            <w:p w14:paraId="7858BF86" w14:textId="77777777" w:rsidR="006C6BE6" w:rsidRPr="00A325A6" w:rsidRDefault="006C6BE6" w:rsidP="00CF44D5">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I.e. </w:t>
                              </w:r>
                              <w:r>
                                <w:rPr>
                                  <w:i/>
                                  <w:iCs/>
                                </w:rPr>
                                <w:t>“losses hurt more than gains”</w:t>
                              </w:r>
                              <w:r>
                                <w:t>.</w:t>
                              </w:r>
                            </w:p>
                          </w:txbxContent>
                        </wps:txbx>
                        <wps:bodyPr rot="0" vert="horz" wrap="square" lIns="91440" tIns="45720" rIns="91440" bIns="45720" anchor="t" anchorCtr="0">
                          <a:noAutofit/>
                        </wps:bodyPr>
                      </wps:wsp>
                      <pic:pic xmlns:pic="http://schemas.openxmlformats.org/drawingml/2006/picture">
                        <pic:nvPicPr>
                          <pic:cNvPr id="9" name="Picture 9" descr="A picture containing chart&#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77255" cy="2921000"/>
                          </a:xfrm>
                          <a:prstGeom prst="rect">
                            <a:avLst/>
                          </a:prstGeom>
                        </pic:spPr>
                      </pic:pic>
                    </wpg:wgp>
                  </a:graphicData>
                </a:graphic>
              </wp:anchor>
            </w:drawing>
          </mc:Choice>
          <mc:Fallback>
            <w:pict>
              <v:group w14:anchorId="61801A92" id="Group 23" o:spid="_x0000_s1035" style="position:absolute;margin-left:0;margin-top:-.05pt;width:472.2pt;height:314.65pt;z-index:251685888" coordsize="59969,39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">
                <v:shape id="_x0000_s1036" type="#_x0000_t202" style="position:absolute;top:29379;width:59969;height:1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">
                  <v:textbox>
                    <w:txbxContent>
                      <w:p w14:paraId="7858BF86" w14:textId="77777777" w:rsidR="006C6BE6" w:rsidRPr="00A325A6" w:rsidRDefault="006C6BE6" w:rsidP="00CF44D5">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w:t>
                        </w:r>
                        <w:proofErr w:type="gramStart"/>
                        <w:r>
                          <w:t>I.e.</w:t>
                        </w:r>
                        <w:proofErr w:type="gramEnd"/>
                        <w:r>
                          <w:t xml:space="preserve"> </w:t>
                        </w:r>
                        <w:r>
                          <w:rPr>
                            <w:i/>
                            <w:iCs/>
                          </w:rPr>
                          <w:t>“losses hurt more than gains”</w:t>
                        </w:r>
                        <w:r>
                          <w:t>.</w:t>
                        </w:r>
                      </w:p>
                    </w:txbxContent>
                  </v:textbox>
                </v:shape>
                <v:shape id="Picture 9" o:spid="_x0000_s1037" type="#_x0000_t75" alt="A picture containing chart&#10;&#10;Description automatically generated" style="position:absolute;width:59772;height:29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">
                  <v:imagedata r:id="rId19" o:title="A picture containing chart&#10;&#10;Description automatically generated"/>
                </v:shape>
              </v:group>
            </w:pict>
          </mc:Fallback>
        </mc:AlternateContent>
      </w:r>
      <w:commentRangeEnd w:id="38"/>
      <w:r w:rsidR="00EE733D">
        <w:rPr>
          <w:rStyle w:val="CommentReference"/>
        </w:rPr>
        <w:commentReference w:id="38"/>
      </w:r>
    </w:p>
    <w:commentRangeStart w:id="39"/>
    <w:p w14:paraId="4CC94A98" w14:textId="5C7129AC" w:rsidR="007C44DE" w:rsidRDefault="007C44DE">
      <w:r>
        <w:rPr>
          <w:noProof/>
        </w:rPr>
        <mc:AlternateContent>
          <mc:Choice Requires="wpg">
            <w:drawing>
              <wp:anchor distT="0" distB="0" distL="114300" distR="114300" simplePos="0" relativeHeight="251687936" behindDoc="0" locked="0" layoutInCell="1" allowOverlap="1" wp14:anchorId="7C588FF6" wp14:editId="6C97C075">
                <wp:simplePos x="0" y="0"/>
                <wp:positionH relativeFrom="column">
                  <wp:posOffset>0</wp:posOffset>
                </wp:positionH>
                <wp:positionV relativeFrom="paragraph">
                  <wp:posOffset>-635</wp:posOffset>
                </wp:positionV>
                <wp:extent cx="5996940" cy="5933440"/>
                <wp:effectExtent l="0" t="0" r="22860" b="10160"/>
                <wp:wrapNone/>
                <wp:docPr id="24" name="Group 24"/>
                <wp:cNvGraphicFramePr/>
                <a:graphic xmlns:a="http://schemas.openxmlformats.org/drawingml/2006/main">
                  <a:graphicData uri="http://schemas.microsoft.com/office/word/2010/wordprocessingGroup">
                    <wpg:wgp>
                      <wpg:cNvGrpSpPr/>
                      <wpg:grpSpPr>
                        <a:xfrm>
                          <a:off x="0" y="0"/>
                          <a:ext cx="5996940" cy="5933440"/>
                          <a:chOff x="0" y="0"/>
                          <a:chExt cx="5996940" cy="5933440"/>
                        </a:xfrm>
                      </wpg:grpSpPr>
                      <wps:wsp>
                        <wps:cNvPr id="8" name="Text Box 8"/>
                        <wps:cNvSpPr txBox="1">
                          <a:spLocks noChangeArrowheads="1"/>
                        </wps:cNvSpPr>
                        <wps:spPr bwMode="auto">
                          <a:xfrm>
                            <a:off x="0" y="3784600"/>
                            <a:ext cx="5996940" cy="2148840"/>
                          </a:xfrm>
                          <a:prstGeom prst="rect">
                            <a:avLst/>
                          </a:prstGeom>
                          <a:solidFill>
                            <a:srgbClr val="FFFFFF"/>
                          </a:solidFill>
                          <a:ln w="9525">
                            <a:solidFill>
                              <a:srgbClr val="000000"/>
                            </a:solidFill>
                            <a:miter lim="800000"/>
                            <a:headEnd/>
                            <a:tailEnd/>
                          </a:ln>
                        </wps:spPr>
                        <wps:txbx>
                          <w:txbxContent>
                            <w:p w14:paraId="613F8228" w14:textId="77777777" w:rsidR="006C6BE6" w:rsidRPr="00041F34" w:rsidRDefault="006C6BE6" w:rsidP="007C44DE">
                              <w:r>
                                <w:rPr>
                                  <w:b/>
                                  <w:bCs/>
                                </w:rPr>
                                <w:t xml:space="preserve">Figure 3) Random Utility Models assume that the organisms sampling of the utility of an offered choice incorporates and error term. </w:t>
                              </w:r>
                              <w:r>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wps:txbx>
                        <wps:bodyPr rot="0" vert="horz" wrap="square" lIns="91440" tIns="45720" rIns="91440" bIns="45720" anchor="t" anchorCtr="0">
                          <a:noAutofit/>
                        </wps:bodyPr>
                      </wps:wsp>
                      <pic:pic xmlns:pic="http://schemas.openxmlformats.org/drawingml/2006/picture">
                        <pic:nvPicPr>
                          <pic:cNvPr id="10" name="Picture 10" descr="Diagram&#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7890" cy="3724275"/>
                          </a:xfrm>
                          <a:prstGeom prst="rect">
                            <a:avLst/>
                          </a:prstGeom>
                        </pic:spPr>
                      </pic:pic>
                    </wpg:wgp>
                  </a:graphicData>
                </a:graphic>
              </wp:anchor>
            </w:drawing>
          </mc:Choice>
          <mc:Fallback>
            <w:pict>
              <v:group w14:anchorId="7C588FF6" id="Group 24" o:spid="_x0000_s1038" style="position:absolute;margin-left:0;margin-top:-.05pt;width:472.2pt;height:467.2pt;z-index:251687936" coordsize="59969,5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">
                <v:shape id="Text Box 8" o:spid="_x0000_s1039" type="#_x0000_t202" style="position:absolute;top:37846;width:59969;height:2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">
                  <v:textbox>
                    <w:txbxContent>
                      <w:p w14:paraId="613F8228" w14:textId="77777777" w:rsidR="006C6BE6" w:rsidRPr="00041F34" w:rsidRDefault="006C6BE6" w:rsidP="007C44DE">
                        <w:r>
                          <w:rPr>
                            <w:b/>
                            <w:bCs/>
                          </w:rPr>
                          <w:t xml:space="preserve">Figure 3) Random Utility Models assume that the organisms sampling of the utility of an offered choice incorporates and error term. </w:t>
                        </w:r>
                        <w:r>
                          <w:t>For given choices (</w:t>
                        </w:r>
                        <w:proofErr w:type="gramStart"/>
                        <w:r>
                          <w:t>e.g.</w:t>
                        </w:r>
                        <w:proofErr w:type="gramEnd"/>
                        <w:r>
                          <w:t xml:space="preserve">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v:textbox>
                </v:shape>
                <v:shape id="Picture 10" o:spid="_x0000_s1040" type="#_x0000_t75" alt="Diagram&#10;&#10;Description automatically generated" style="position:absolute;width:59778;height:37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">
                  <v:imagedata r:id="rId21" o:title="Diagram&#10;&#10;Description automatically generated"/>
                </v:shape>
              </v:group>
            </w:pict>
          </mc:Fallback>
        </mc:AlternateContent>
      </w:r>
      <w:commentRangeEnd w:id="39"/>
      <w:r w:rsidR="00EE733D">
        <w:rPr>
          <w:rStyle w:val="CommentReference"/>
        </w:rPr>
        <w:commentReference w:id="39"/>
      </w:r>
      <w:r>
        <w:br w:type="page"/>
      </w:r>
    </w:p>
    <w:p w14:paraId="64CA1000" w14:textId="4633D042" w:rsidR="000618AF" w:rsidRPr="008C55F2" w:rsidRDefault="000618AF" w:rsidP="000618AF">
      <w:pPr>
        <w:rPr>
          <w:vertAlign w:val="subscript"/>
        </w:rPr>
      </w:pPr>
      <w:r>
        <w:t xml:space="preserve">In contrast to fixed utility theories, random utility theories assume that the utility placed on a choice by a subject is sampled from a distribution at each evaluation and is inherently noisy </w:t>
      </w:r>
      <w:r>
        <w:fldChar w:fldCharType="begin" w:fldLock="1"/>
      </w:r>
      <w:r>
        <w:instrText>ADDIN CSL_CITATION {"citationItems":[{"id":"ITEM-1","itemData":{"author":[{"dropping-particle":"","family":"Becker, Gordon M. DeGroot, Morris H. Marschak","given":"Jacob","non-dropping-particle":"","parse-names":false,"suffix":""}],"container-title":"Behavioural Science","id":"ITEM-1","issue":"1","issued":{"date-parts":[["1963"]]},"page":"41-55","title":"Stochastic Models of Choice Behavior","type":"article-journal","volume":"8"},"uris":["http://www.mendeley.com/documents/?uuid=c118d454-e3a0-40e2-84f3-dfeee27bbfcb"]},{"id":"ITEM-2","itemData":{"DOI":"10.1007/978-94-010-9276-0_9","author":[{"dropping-particle":"","family":"Marschak","given":"Jacob","non-dropping-particle":"","parse-names":false,"suffix":""}],"container-title":"Economic Information, Decision, and Prediction","id":"ITEM-2","issued":{"date-parts":[["1960"]]},"page":"218-239","title":"\"Binary-Choice Constraints and Random Utility Indicators\" in Economic Information, Decision, and Prediction","type":"article-journal"},"uris":["http://www.mendeley.com/documents/?uuid=ace5da34-c038-4256-bd40-7f90fbcf4778"]},{"id":"ITEM-3","itemData":{"ISBN":"0-262-13159-5","author":[{"dropping-particle":"","family":"McFadden","given":"Daniel","non-dropping-particle":"","parse-names":false,"suffix":""}],"container-title":"Structural Analysis of Discrete Data with Econometric Applications","id":"ITEM-3","issued":{"date-parts":[["1982"]]},"page":"198-272","title":"\"Econometric Models of Probabilistic Choice.\" In Structural Analysis of Discrete Data with Economic Application","type":"article"},"uris":["http://www.mendeley.com/documents/?uuid=b02acebc-0c58-49a3-ad50-b96d39da4af3"]}],"mendeley":{"formattedCitation":"(Becker, Gordon M. DeGroot, Morris H. Marschak, 1963; Marschak, 1960; McFadden, 1982)","plainTextFormattedCitation":"(Becker, Gordon M. DeGroot, Morris H. Marschak, 1963; Marschak, 1960; McFadden, 1982)","previouslyFormattedCitation":"(Becker, Gordon M. DeGroot, Morris H. Marschak, 1963; Marschak, 1960; McFadden, 1982)"},"properties":{"noteIndex":0},"schema":"https://github.com/citation-style-language/schema/raw/master/csl-citation.json"}</w:instrText>
      </w:r>
      <w:r>
        <w:fldChar w:fldCharType="separate"/>
      </w:r>
      <w:r w:rsidRPr="00511A4A">
        <w:rPr>
          <w:noProof/>
        </w:rPr>
        <w:t>(Becker, Gordon M. DeGroot, Morris H. Marschak, 1963; Marschak, 1960; McFadden, 1982)</w:t>
      </w:r>
      <w:r>
        <w:fldChar w:fldCharType="end"/>
      </w:r>
      <w:r>
        <w:t>. 1 millilitre of orange juice might have greater mean utility to a monkey than 1 millilitre of blackcurrant juice and over infinite trials might be chosen more often. However, if both utility distributions have significant variance, both options might be chosen with a similar rate over a countable number of choice actions. Daniel McFadden showed that the Luce equation (</w:t>
      </w:r>
      <w:r w:rsidRPr="004D086E">
        <w:t>equation A1.2</w:t>
      </w:r>
      <w:r w:rsidRPr="008C55F2">
        <w:t>)</w:t>
      </w:r>
      <w:r>
        <w:t xml:space="preserve"> could be reinterpreted in terms of logistic regression. Namely that the choice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r>
        <w:rPr>
          <w:rFonts w:eastAsiaTheme="minorEastAsia"/>
          <w:b/>
          <w:bCs/>
        </w:rPr>
        <w:t xml:space="preserve"> </w:t>
      </w:r>
      <w:r>
        <w:rPr>
          <w:rFonts w:eastAsiaTheme="minorEastAsia"/>
        </w:rPr>
        <w:t xml:space="preserve">can be estimated using a multinomial logit model  </w:t>
      </w:r>
      <w:r>
        <w:rPr>
          <w:rFonts w:eastAsiaTheme="minorEastAsia"/>
        </w:rPr>
        <w:fldChar w:fldCharType="begin" w:fldLock="1"/>
      </w:r>
      <w:r>
        <w:rPr>
          <w:rFonts w:eastAsiaTheme="minorEastAsia"/>
        </w:rPr>
        <w:instrText>ADDIN CSL_CITATION {"citationItems":[{"id":"ITEM-1","itemData":{"DOI":"10.1002/1099-1255(200009/10)15:5&lt;447::aid-jae570&gt;3.0.co;2-1","ISSN":"08837252","abstract":"This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author":[{"dropping-particle":"","family":"McFadden","given":"Daniel","non-dropping-particle":"","parse-names":false,"suffix":""},{"dropping-particle":"","family":"Train","given":"Kenneth","non-dropping-particle":"","parse-names":false,"suffix":""}],"container-title":"Journal of Applied Econometrics","id":"ITEM-1","issue":"5","issued":{"date-parts":[["2000"]]},"page":"447-470","title":"Mixed MNL models for discrete response","type":"article-journal","volume":"15"},"uris":["http://www.mendeley.com/documents/?uuid=d5ce1d3f-a1b2-4265-9bb6-232376f5825e"]}],"mendeley":{"formattedCitation":"(McFadden &amp; Train, 2000)","plainTextFormattedCitation":"(McFadden &amp; Train, 2000)","previouslyFormattedCitation":"(McFadden &amp; Train, 2000)"},"properties":{"noteIndex":0},"schema":"https://github.com/citation-style-language/schema/raw/master/csl-citation.json"}</w:instrText>
      </w:r>
      <w:r>
        <w:rPr>
          <w:rFonts w:eastAsiaTheme="minorEastAsia"/>
        </w:rPr>
        <w:fldChar w:fldCharType="separate"/>
      </w:r>
      <w:r w:rsidRPr="00FD2142">
        <w:rPr>
          <w:rFonts w:eastAsiaTheme="minorEastAsia"/>
          <w:noProof/>
        </w:rPr>
        <w:t>(McFadden &amp; Train, 2000)</w:t>
      </w:r>
      <w:r>
        <w:rPr>
          <w:rFonts w:eastAsiaTheme="minorEastAsia"/>
        </w:rPr>
        <w:fldChar w:fldCharType="end"/>
      </w:r>
    </w:p>
    <w:p w14:paraId="36D4B65A" w14:textId="455D7F62" w:rsidR="000618AF" w:rsidRDefault="000618AF" w:rsidP="000618AF">
      <w:pPr>
        <w:pStyle w:val="Caption"/>
        <w:keepNext/>
      </w:pPr>
      <w:r>
        <w:t>Equation A1.</w:t>
      </w:r>
      <w:r w:rsidR="00C21775">
        <w:fldChar w:fldCharType="begin"/>
      </w:r>
      <w:r w:rsidR="00C21775">
        <w:instrText xml:space="preserve"> SEQ Equation \* ARABIC </w:instrText>
      </w:r>
      <w:r w:rsidR="00C21775">
        <w:fldChar w:fldCharType="separate"/>
      </w:r>
      <w:r w:rsidR="00F2797D">
        <w:rPr>
          <w:noProof/>
        </w:rPr>
        <w:t>12</w:t>
      </w:r>
      <w:r w:rsidR="00C21775">
        <w:rPr>
          <w:noProof/>
        </w:rPr>
        <w:fldChar w:fldCharType="end"/>
      </w:r>
    </w:p>
    <w:p w14:paraId="1964792F"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up>
                  </m:sSup>
                </m:e>
              </m:nary>
            </m:den>
          </m:f>
        </m:oMath>
      </m:oMathPara>
    </w:p>
    <w:p w14:paraId="3E89B56C" w14:textId="1213F12F" w:rsidR="000618AF" w:rsidRDefault="000618AF" w:rsidP="000618AF">
      <w:r>
        <w:t xml:space="preserve">The slope of this model is proportion to the noise in a subjects choices; a rectangular step function shows hyper-rational choices of always the offer with the most utility, with the curve flattening as a subject’s choices become noisier. Daniel McFadden won the 2000 Nobel Prize in economics for these contributions to discrete choice modelling and we use this model in chapter 3 to estimate the utility of binary choices, in line with previous studies from the lab </w:t>
      </w:r>
      <w:r>
        <w:fldChar w:fldCharType="begin" w:fldLock="1"/>
      </w:r>
      <w:r w:rsidR="00115D65">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00A81">
        <w:rPr>
          <w:noProof/>
        </w:rPr>
        <w:t>(Ferrari-Toniolo et al., 2020; Pastor-Bernier et al., 2017)</w:t>
      </w:r>
      <w:r>
        <w:fldChar w:fldCharType="end"/>
      </w:r>
      <w:r>
        <w:t xml:space="preserve">. </w:t>
      </w:r>
    </w:p>
    <w:p w14:paraId="4401D6A9" w14:textId="77777777" w:rsidR="000618AF" w:rsidRPr="00B0672A" w:rsidRDefault="000618AF" w:rsidP="000618AF">
      <w:r>
        <w:t>Figure 3 shows the random utility model in graphical form where choices red, blue, green, and purple sit along a concave utility function (</w:t>
      </w:r>
      <w:commentRangeStart w:id="40"/>
      <w:r>
        <w:t>panel 1</w:t>
      </w:r>
      <w:commentRangeEnd w:id="40"/>
      <w:r w:rsidR="00EE733D">
        <w:rPr>
          <w:rStyle w:val="CommentReference"/>
        </w:rPr>
        <w:commentReference w:id="40"/>
      </w:r>
      <w:r>
        <w:t>). We model the noise in each choice as a Gaussian (here with equal variance (noise) per choice which may or may not be the case in the real world), where the proportion of choices corresponds to the proportion of samples where each has a higher utility plus noise (panel 3). The choice between the red and blue offers (representing 2 or 3 units of an offered good) sits on a steeper section of the utility function and so, for the same amount of noise in each choice, has a greater discrepancy in observed choices than for the green and purple (7 and 8 units) goods.</w:t>
      </w:r>
    </w:p>
    <w:p w14:paraId="1594F6DA" w14:textId="77777777" w:rsidR="000618AF" w:rsidRDefault="000618AF" w:rsidP="000618AF">
      <w:pPr>
        <w:rPr>
          <w:i/>
          <w:iCs/>
        </w:rPr>
      </w:pPr>
      <w:r>
        <w:rPr>
          <w:i/>
          <w:iCs/>
        </w:rPr>
        <w:t>Modern Auction Theory – From Wives to Wireless</w:t>
      </w:r>
    </w:p>
    <w:p w14:paraId="0ECEBA6D" w14:textId="77777777" w:rsidR="000618AF" w:rsidRDefault="000618AF" w:rsidP="000618AF">
      <w:r>
        <w:t xml:space="preserve">This project uses a relatively simple auction design in which a monkey makes bids which are compared to a randomly drawn computer bid. We discuss a history and analysis of the BDM auction paradigm in chapter 2 of this thesis (Becker paper, </w:t>
      </w:r>
      <w:proofErr w:type="spellStart"/>
      <w:r>
        <w:t>milgrom</w:t>
      </w:r>
      <w:proofErr w:type="spellEnd"/>
      <w:r>
        <w:t xml:space="preserve"> paper). While this is not a pure economics thesis, we consider it important to situate our work somewhat within the more general field of auction theory. Neuroeconomics as a discipline is in its infancy </w:t>
      </w:r>
      <w:r>
        <w:fldChar w:fldCharType="begin" w:fldLock="1"/>
      </w:r>
      <w:r>
        <w:instrText>ADDIN CSL_CITATION {"citationItems":[{"id":"ITEM-1","itemData":{"author":[{"dropping-particle":"","family":"Camerer","given":"Colin F.","non-dropping-particle":"","parse-names":false,"suffix":""},{"dropping-particle":"","family":"Loewenstein","given":"George","non-dropping-particle":"","parse-names":false,"suffix":""},{"dropping-particle":"","family":"Prelec","given":"Drazen","non-dropping-particle":"","parse-names":false,"suffix":""}],"container-title":"Journal of Economic Literature","id":"ITEM-1","issue":"1","issued":{"date-parts":[["2005"]]},"page":"9-64","title":"Neuroeconomics: How Neuroscience Can Inform Economics","type":"article-journal","volume":"43"},"uris":["http://www.mendeley.com/documents/?uuid=dba286f1-892c-4703-ace6-b604e8b83939"]}],"mendeley":{"formattedCitation":"(Camerer et al., 2005)","plainTextFormattedCitation":"(Camerer et al., 2005)","previouslyFormattedCitation":"(Camerer et al., 2005)"},"properties":{"noteIndex":0},"schema":"https://github.com/citation-style-language/schema/raw/master/csl-citation.json"}</w:instrText>
      </w:r>
      <w:r>
        <w:fldChar w:fldCharType="separate"/>
      </w:r>
      <w:r w:rsidRPr="001762A6">
        <w:rPr>
          <w:noProof/>
        </w:rPr>
        <w:t>(Camerer et al., 2005)</w:t>
      </w:r>
      <w:r>
        <w:fldChar w:fldCharType="end"/>
      </w:r>
      <w:r>
        <w:t xml:space="preserve"> and </w:t>
      </w:r>
      <w:commentRangeStart w:id="41"/>
      <w:r>
        <w:t xml:space="preserve">we would expect that </w:t>
      </w:r>
      <w:proofErr w:type="spellStart"/>
      <w:r>
        <w:t>some day</w:t>
      </w:r>
      <w:proofErr w:type="spellEnd"/>
      <w:r>
        <w:t>, possibly even soon, an understanding of the economics literature will be an important asset to any neuroscientist who goes in search of value signals in the brain</w:t>
      </w:r>
      <w:commentRangeEnd w:id="41"/>
      <w:r w:rsidR="00EE733D">
        <w:rPr>
          <w:rStyle w:val="CommentReference"/>
        </w:rPr>
        <w:commentReference w:id="41"/>
      </w:r>
      <w:r>
        <w:t>. Here we give a whirlwind tour starting with the history of auctions and progressing onto modern auction theory.</w:t>
      </w:r>
    </w:p>
    <w:p w14:paraId="2BD2A80A" w14:textId="77777777" w:rsidR="000618AF" w:rsidRDefault="000618AF" w:rsidP="000618AF">
      <w:pPr>
        <w:rPr>
          <w:i/>
          <w:iCs/>
        </w:rPr>
      </w:pPr>
      <w:r>
        <w:t xml:space="preserve">The somewhat chequered history of auctions is generally agreed to have begun with Herodotus' description of the sale of Babylonian wives in his </w:t>
      </w:r>
      <w:r>
        <w:rPr>
          <w:i/>
          <w:iCs/>
        </w:rPr>
        <w:t>Histories</w:t>
      </w:r>
      <w:r>
        <w:t xml:space="preserve"> published circa. 500 </w:t>
      </w:r>
      <w:r>
        <w:fldChar w:fldCharType="begin" w:fldLock="1"/>
      </w:r>
      <w:r>
        <w:instrText>ADDIN CSL_CITATION {"citationItems":[{"id":"ITEM-1","itemData":{"author":[{"dropping-particle":"","family":"Rawlinson","given":"George","non-dropping-particle":"","parse-names":false,"suffix":""}],"id":"ITEM-1","issued":{"date-parts":[["1885"]]},"title":"The History of Herodotus, Volume 1","type":"article-journal"},"uris":["http://www.mendeley.com/documents/?uuid=074c846c-4f43-4f7f-bdb3-b14b57e0ff64"]}],"mendeley":{"formattedCitation":"(Rawlinson, 1885)","plainTextFormattedCitation":"(Rawlinson, 1885)","previouslyFormattedCitation":"(Rawlinson, 1885)"},"properties":{"noteIndex":0},"schema":"https://github.com/citation-style-language/schema/raw/master/csl-citation.json"}</w:instrText>
      </w:r>
      <w:r>
        <w:fldChar w:fldCharType="separate"/>
      </w:r>
      <w:r w:rsidRPr="001762A6">
        <w:rPr>
          <w:noProof/>
        </w:rPr>
        <w:t>(Rawlinson, 1885)</w:t>
      </w:r>
      <w:r>
        <w:fldChar w:fldCharType="end"/>
      </w:r>
      <w:r>
        <w:t>.</w:t>
      </w:r>
    </w:p>
    <w:p w14:paraId="4B854333" w14:textId="77777777" w:rsidR="000618AF" w:rsidRDefault="000618AF" w:rsidP="000618AF">
      <w:r>
        <w:rPr>
          <w:i/>
          <w:iCs/>
        </w:rPr>
        <w:t>"All the girls of marriageable age were assembled together in one place, and a crowd of men would form a circle around them while and auctioneer had the women stand up one by one and sold them, beginning with the most beautiful. When this young woman was sold for a large amount of gold, he would then put up for sale the second most beautiful... All the wealthier Babylonian men of marriage-able age would try to outbid each other for the prettiest girls. The more humble among them did not seek beauty in the women they bid for, because the homelier ones came with a monetary reward as an incentive for someone to marry them... And when the auctioneer finished selling the most beautiful of the young women, he had the most unattractive stand up, or a crippled girl, if there was any among them, and these would be offered for sale with the announcement that they would go to whoever would accept the smallest amount of gold and marry them... The gold for these arrangements came from the sale of the beautiful girls, and thus the attractive provided the dowries to help marry of the unattractive and crippled."</w:t>
      </w:r>
      <w:r>
        <w:rPr>
          <w:i/>
          <w:iCs/>
        </w:rPr>
        <w:br/>
      </w:r>
      <w:r>
        <w:t xml:space="preserve"> </w:t>
      </w:r>
    </w:p>
    <w:p w14:paraId="526FE4E0" w14:textId="77777777" w:rsidR="000618AF" w:rsidRDefault="000618AF" w:rsidP="000618AF">
      <w:r>
        <w:t xml:space="preserve">Each potential suitor is assumed to have utility for both a beautiful wife and the potential monetary compensation offered. </w:t>
      </w:r>
      <w:commentRangeStart w:id="42"/>
      <w:r>
        <w:t xml:space="preserve">The rich outbid each other to maximise their utility for the </w:t>
      </w:r>
      <w:r>
        <w:rPr>
          <w:i/>
          <w:iCs/>
        </w:rPr>
        <w:t>'prettiest girls'</w:t>
      </w:r>
      <w:r>
        <w:t xml:space="preserve"> and the poorer men to maximise the monetary incentive for marrying a more </w:t>
      </w:r>
      <w:r w:rsidRPr="00D85D16">
        <w:t>'humble'</w:t>
      </w:r>
      <w:r>
        <w:t xml:space="preserve"> bride</w:t>
      </w:r>
      <w:commentRangeEnd w:id="42"/>
      <w:r w:rsidR="00EE733D">
        <w:rPr>
          <w:rStyle w:val="CommentReference"/>
        </w:rPr>
        <w:commentReference w:id="42"/>
      </w:r>
      <w:r>
        <w:rPr>
          <w:rStyle w:val="FootnoteReference"/>
        </w:rPr>
        <w:footnoteReference w:id="16"/>
      </w:r>
      <w:r>
        <w:t>.</w:t>
      </w:r>
    </w:p>
    <w:p w14:paraId="29AC4E0D" w14:textId="7243F7B5" w:rsidR="000618AF" w:rsidRDefault="000618AF" w:rsidP="000618AF">
      <w:r>
        <w:t xml:space="preserve">Perhaps a more famous early example of auctions is also </w:t>
      </w:r>
      <w:del w:id="43" w:author="Andreas Poehlmann" w:date="2021-01-18T21:18:00Z">
        <w:r w:rsidDel="00101A0A">
          <w:delText xml:space="preserve">it's </w:delText>
        </w:r>
      </w:del>
      <w:ins w:id="44" w:author="Andreas Poehlmann" w:date="2021-01-18T21:18:00Z">
        <w:r w:rsidR="00101A0A">
          <w:t xml:space="preserve">its </w:t>
        </w:r>
      </w:ins>
      <w:r>
        <w:t xml:space="preserve">most disastrous. In 193AD the Praetorian guard murdered the Roman emperor </w:t>
      </w:r>
      <w:proofErr w:type="spellStart"/>
      <w:r>
        <w:t>Pertinax</w:t>
      </w:r>
      <w:proofErr w:type="spellEnd"/>
      <w:r>
        <w:rPr>
          <w:rStyle w:val="FootnoteReference"/>
        </w:rPr>
        <w:footnoteReference w:id="17"/>
      </w:r>
      <w:r>
        <w:t xml:space="preserve"> and auctioned off the chance to succeed him. </w:t>
      </w:r>
      <w:proofErr w:type="spellStart"/>
      <w:r>
        <w:t>Pertinax's</w:t>
      </w:r>
      <w:proofErr w:type="spellEnd"/>
      <w:r>
        <w:t xml:space="preserve"> father-in-law </w:t>
      </w:r>
      <w:proofErr w:type="spellStart"/>
      <w:r>
        <w:t>Sulpicianus</w:t>
      </w:r>
      <w:proofErr w:type="spellEnd"/>
      <w:r>
        <w:t xml:space="preserve"> offer of 5000drachmas was outbid by </w:t>
      </w:r>
      <w:proofErr w:type="spellStart"/>
      <w:r>
        <w:t>Didius</w:t>
      </w:r>
      <w:proofErr w:type="spellEnd"/>
      <w:r>
        <w:t xml:space="preserve"> Julianus who offered 6000drachmas </w:t>
      </w:r>
      <w:r>
        <w:fldChar w:fldCharType="begin" w:fldLock="1"/>
      </w:r>
      <w:r>
        <w:instrText>ADDIN CSL_CITATION {"citationItems":[{"id":"ITEM-1","itemData":{"author":[{"dropping-particle":"","family":"Gibbon","given":"Edward","non-dropping-particle":"","parse-names":false,"suffix":""}],"id":"ITEM-1","issued":{"date-parts":[["1776"]]},"title":"The Decline and Fall of the Roman Empire, Volume 1","type":"article-journal"},"uris":["http://www.mendeley.com/documents/?uuid=3aab5dc5-b561-44e6-b06a-8d32e4963573"]}],"mendeley":{"formattedCitation":"(Gibbon, 1776)","plainTextFormattedCitation":"(Gibbon, 1776)","previouslyFormattedCitation":"(Gibbon, 1776)"},"properties":{"noteIndex":0},"schema":"https://github.com/citation-style-language/schema/raw/master/csl-citation.json"}</w:instrText>
      </w:r>
      <w:r>
        <w:fldChar w:fldCharType="separate"/>
      </w:r>
      <w:r w:rsidRPr="00D85D16">
        <w:rPr>
          <w:noProof/>
        </w:rPr>
        <w:t>(Gibbon, 1776)</w:t>
      </w:r>
      <w:r>
        <w:fldChar w:fldCharType="end"/>
      </w:r>
      <w:r>
        <w:t xml:space="preserve">. While auctions are an efficient mechanism to discover an individual’s utility for an offer, they are a poor apparatus to aggregate many people's preferences; the purchase rather than earning of the title made Julianus an unpopular emperor who was </w:t>
      </w:r>
      <w:commentRangeStart w:id="45"/>
      <w:r>
        <w:t xml:space="preserve">executed by the same guards </w:t>
      </w:r>
      <w:commentRangeEnd w:id="45"/>
      <w:r w:rsidR="00101A0A">
        <w:rPr>
          <w:rStyle w:val="CommentReference"/>
        </w:rPr>
        <w:commentReference w:id="45"/>
      </w:r>
      <w:r>
        <w:t xml:space="preserve">less than 3 months later </w:t>
      </w:r>
      <w:r>
        <w:fldChar w:fldCharType="begin" w:fldLock="1"/>
      </w:r>
      <w:r>
        <w:instrText>ADDIN CSL_CITATION {"citationItems":[{"id":"ITEM-1","itemData":{"author":[{"dropping-particle":"","family":"Dio","given":"Cassius","non-dropping-particle":"","parse-names":false,"suffix":""}],"id":"ITEM-1","issued":{"date-parts":[["0"]]},"title":"Historia Augusta, Didius Julianus","type":"article-journal"},"uris":["http://www.mendeley.com/documents/?uuid=7417fc23-3ce9-4f51-91df-c54a69f88270"]}],"mendeley":{"formattedCitation":"(Dio, n.d.)","plainTextFormattedCitation":"(Dio, n.d.)","previouslyFormattedCitation":"(Dio, n.d.)"},"properties":{"noteIndex":0},"schema":"https://github.com/citation-style-language/schema/raw/master/csl-citation.json"}</w:instrText>
      </w:r>
      <w:r>
        <w:fldChar w:fldCharType="separate"/>
      </w:r>
      <w:r w:rsidRPr="00D85D16">
        <w:rPr>
          <w:noProof/>
        </w:rPr>
        <w:t>(Dio, n.d.)</w:t>
      </w:r>
      <w:r>
        <w:fldChar w:fldCharType="end"/>
      </w:r>
      <w:r>
        <w:t>.</w:t>
      </w:r>
    </w:p>
    <w:p w14:paraId="523B190C" w14:textId="77777777" w:rsidR="000618AF" w:rsidRDefault="000618AF" w:rsidP="000618AF">
      <w:r>
        <w:t xml:space="preserve">The Romans had greater success staging auctions for more common goods in order to trade and raise money, most commonly to pay off debts to creditors </w:t>
      </w:r>
      <w:r>
        <w:fldChar w:fldCharType="begin" w:fldLock="1"/>
      </w:r>
      <w:r>
        <w:instrText>ADDIN CSL_CITATION {"citationItems":[{"id":"ITEM-1","itemData":{"DOI":"10.2143/as.38.0.2033274","ISSN":"0066-1619","author":[{"dropping-particle":"","family":"Morcillo","given":"Marta Garcia","non-dropping-particle":"","parse-names":false,"suffix":""}],"container-title":"Ancient Society","id":"ITEM-1","issued":{"date-parts":[["2008"]]},"page":"153-181","title":"Staging Power and Authority at Roman Auctions","type":"article-journal","volume":"38"},"uris":["http://www.mendeley.com/documents/?uuid=dd2625eb-2c5d-4bf8-b882-63462fcddb67"]}],"mendeley":{"formattedCitation":"(Morcillo, 2008)","plainTextFormattedCitation":"(Morcillo, 2008)","previouslyFormattedCitation":"(Morcillo, 2008)"},"properties":{"noteIndex":0},"schema":"https://github.com/citation-style-language/schema/raw/master/csl-citation.json"}</w:instrText>
      </w:r>
      <w:r>
        <w:fldChar w:fldCharType="separate"/>
      </w:r>
      <w:r w:rsidRPr="00D85D16">
        <w:rPr>
          <w:noProof/>
        </w:rPr>
        <w:t>(Morcillo, 2008)</w:t>
      </w:r>
      <w:r>
        <w:fldChar w:fldCharType="end"/>
      </w:r>
      <w:r>
        <w:t>.  For the last few centuries, particular industries especially for rare items (such as diamonds), fresh items (such as fish and fresh flowers) and durable items (such as used cars) have, and continue to sell their goods in auctions, however, it is only with the advent of the modern world that the use of auctions has exploded.</w:t>
      </w:r>
    </w:p>
    <w:p w14:paraId="403CB069" w14:textId="77777777" w:rsidR="000618AF" w:rsidRDefault="000618AF" w:rsidP="000618AF">
      <w:r>
        <w:t xml:space="preserve">The United States introduced auctions for treasury bills in 1929 </w:t>
      </w:r>
      <w:r>
        <w:fldChar w:fldCharType="begin" w:fldLock="1"/>
      </w:r>
      <w:r>
        <w:instrText>ADDIN CSL_CITATION {"citationItems":[{"id":"ITEM-1","itemData":{"abstract":"In the 1920s, there were several flaws in the structure of U.S. Treasury financing operations. The flaws were attributable to the war-time practice of selling securities in fixed-price subscription offerings and the newer practice of limiting Treasury debt sales to quarterly dates. In 1929, the Treasury introduced a new financial instrument to mitigate these flaws. Treasury bills were auctioned rather than offered for sale at a fixed price and were sold on an as-needed basis instead of on a quarterly schedule. By introducing a new class of securities, the Treasury was able to address the defects in the existing primary market structure even as it continued to maintain that structure.","author":[{"dropping-particle":"","family":"Garbade","given":"Kenneth D","non-dropping-particle":"","parse-names":false,"suffix":""}],"container-title":"Economic Policy Review","id":"ITEM-1","issue":"1","issued":{"date-parts":[["2008"]]},"page":"31-47","title":"Why the U.S. Treasury Began Auctioning Treasury Bills in 1929","type":"article-journal","volume":"14"},"uris":["http://www.mendeley.com/documents/?uuid=94336f5a-a493-4a03-b84b-90b96d7b1e9e"]}],"mendeley":{"formattedCitation":"(Garbade, 2008)","plainTextFormattedCitation":"(Garbade, 2008)","previouslyFormattedCitation":"(Garbade, 2008)"},"properties":{"noteIndex":0},"schema":"https://github.com/citation-style-language/schema/raw/master/csl-citation.json"}</w:instrText>
      </w:r>
      <w:r>
        <w:fldChar w:fldCharType="separate"/>
      </w:r>
      <w:r w:rsidRPr="00D85D16">
        <w:rPr>
          <w:noProof/>
        </w:rPr>
        <w:t>(Garbade, 2008)</w:t>
      </w:r>
      <w:r>
        <w:fldChar w:fldCharType="end"/>
      </w:r>
      <w:r>
        <w:t>, a mechanism of government financing that has since been taken up by many countries</w:t>
      </w:r>
      <w:r>
        <w:rPr>
          <w:rStyle w:val="FootnoteReference"/>
        </w:rPr>
        <w:footnoteReference w:id="18"/>
      </w:r>
      <w:r>
        <w:t xml:space="preserve"> and is now worth tens of trillions of dollars worldwide. In addition, certain natural monopolies where the opportunity to exploit a resource can only be sold to one bidder have proven amenable to auctions. For instance, when selling the rights to extract oil from a potential field, the utilities of petroleum companies will vary by their estimate of the magnitude of that oil reserve, and any regulator is incentivised to find the highest estimate among any set of bidders. </w:t>
      </w:r>
    </w:p>
    <w:p w14:paraId="734877D2" w14:textId="77777777" w:rsidR="000618AF" w:rsidRDefault="000618AF" w:rsidP="000618AF">
      <w:r>
        <w:t xml:space="preserve">With the rise of telecommunications, frequency spectra became a crucial and inherently limited natural monopoly and by the new millennium auctions of spectra raised tens to hundreds of billions of euros per country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BE4DC1">
        <w:rPr>
          <w:noProof/>
        </w:rPr>
        <w:t>(Klemperer, 2002)</w:t>
      </w:r>
      <w:r>
        <w:fldChar w:fldCharType="end"/>
      </w:r>
      <w:r>
        <w:t xml:space="preserve">. The internet allowed </w:t>
      </w:r>
      <w:proofErr w:type="spellStart"/>
      <w:r>
        <w:t>monopolisitic</w:t>
      </w:r>
      <w:proofErr w:type="spellEnd"/>
      <w:r>
        <w:t xml:space="preserve"> </w:t>
      </w:r>
      <w:proofErr w:type="spellStart"/>
      <w:r>
        <w:t>startups</w:t>
      </w:r>
      <w:proofErr w:type="spellEnd"/>
      <w:r>
        <w:t xml:space="preserve"> the opportunity to auction limited advertising space </w:t>
      </w:r>
      <w:r>
        <w:fldChar w:fldCharType="begin" w:fldLock="1"/>
      </w:r>
      <w:r>
        <w:instrText>ADDIN CSL_CITATION {"citationItems":[{"id":"ITEM-1","itemData":{"author":[{"dropping-particle":"","family":"Google","given":"","non-dropping-particle":"","parse-names":false,"suffix":""}],"id":"ITEM-1","issued":{"date-parts":[["2017"]]},"title":"About the ad auction - AdSense Help","type":"article"},"uris":["http://www.mendeley.com/documents/?uuid=a070d310-293c-4b7c-818b-59a6ab11fa8b"]}],"mendeley":{"formattedCitation":"(Google, 2017)","plainTextFormattedCitation":"(Google, 2017)","previouslyFormattedCitation":"(Google, 2017)"},"properties":{"noteIndex":0},"schema":"https://github.com/citation-style-language/schema/raw/master/csl-citation.json"}</w:instrText>
      </w:r>
      <w:r>
        <w:fldChar w:fldCharType="separate"/>
      </w:r>
      <w:r w:rsidRPr="00BE4DC1">
        <w:rPr>
          <w:noProof/>
        </w:rPr>
        <w:t>(Google, 2017)</w:t>
      </w:r>
      <w:r>
        <w:fldChar w:fldCharType="end"/>
      </w:r>
      <w:r>
        <w:t xml:space="preserve"> as well as connecting traders with an near infinite supply of potential buyers on platforms such as eBay.</w:t>
      </w:r>
    </w:p>
    <w:p w14:paraId="3E299EA9" w14:textId="470519C3" w:rsidR="000618AF" w:rsidRDefault="000618AF" w:rsidP="000618AF">
      <w:r>
        <w:t xml:space="preserve">It's therefore not surprising that auction theory has proved a fertile ground for applied economic thought over the last half a century providing insights that have raised billions of units of currency for governments around the world, and many prestigious prizes for economists. The modern analysis of auctions is traditionally traced back to John Forbes Nash's 1950 dissertation on non-cooperative games </w:t>
      </w:r>
      <w:r>
        <w:fldChar w:fldCharType="begin" w:fldLock="1"/>
      </w:r>
      <w:r>
        <w:instrText>ADDIN CSL_CITATION {"citationItems":[{"id":"ITEM-1","itemData":{"author":[{"dropping-particle":"","family":"Nash","given":"John Forbes","non-dropping-particle":"","parse-names":false,"suffix":""}],"container-title":"Annals of Mathematics","id":"ITEM-1","issue":"2","issued":{"date-parts":[["1951"]]},"page":"286-295","title":"Non-Cooperative Games","type":"article-journal","volume":"54"},"uris":["http://www.mendeley.com/documents/?uuid=74efbd72-faf3-4cc7-b258-fb27cded90fa"]}],"mendeley":{"formattedCitation":"(Nash, 1951)","plainTextFormattedCitation":"(Nash, 1951)","previouslyFormattedCitation":"(Nash, 1951)"},"properties":{"noteIndex":0},"schema":"https://github.com/citation-style-language/schema/raw/master/csl-citation.json"}</w:instrText>
      </w:r>
      <w:r>
        <w:fldChar w:fldCharType="separate"/>
      </w:r>
      <w:r w:rsidRPr="00D56467">
        <w:rPr>
          <w:noProof/>
        </w:rPr>
        <w:t>(Nash, 1951)</w:t>
      </w:r>
      <w:r>
        <w:fldChar w:fldCharType="end"/>
      </w:r>
      <w:r>
        <w:t xml:space="preserve">. Extending the work of von Neumann and Morgenstern beyond zero-sum games </w:t>
      </w:r>
      <w:r>
        <w:fldChar w:fldCharType="begin" w:fldLock="1"/>
      </w:r>
      <w:r w:rsidR="00115D65">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fldChar w:fldCharType="separate"/>
      </w:r>
      <w:r w:rsidR="00115D65" w:rsidRPr="00115D65">
        <w:rPr>
          <w:noProof/>
        </w:rPr>
        <w:t>(von Neumann &amp; Morgenstern, 1944)</w:t>
      </w:r>
      <w:r>
        <w:fldChar w:fldCharType="end"/>
      </w:r>
      <w:r>
        <w:t>, Nash introduced the concept of a 'Nash equilibrium', an optimal strategy for any player given full knowledge of every other player's strategy, which must exist for any finite game (that is, any game with a bounded set of strategies such as the limited bidding budget in our BDM task).</w:t>
      </w:r>
    </w:p>
    <w:p w14:paraId="5DB89E79" w14:textId="77777777" w:rsidR="000618AF" w:rsidRDefault="000618AF" w:rsidP="000618AF">
      <w:r>
        <w:t xml:space="preserve">Nash shared the 1994 Nobel prize in economics that he won for his work on non-cooperative games with John </w:t>
      </w:r>
      <w:proofErr w:type="spellStart"/>
      <w:r>
        <w:t>Harsanyi</w:t>
      </w:r>
      <w:proofErr w:type="spellEnd"/>
      <w:r>
        <w:t xml:space="preserve"> for the latter's work on 'Bayesian games', when players have incomplete information about the game being played </w:t>
      </w:r>
      <w:r>
        <w:fldChar w:fldCharType="begin" w:fldLock="1"/>
      </w:r>
      <w:r>
        <w:instrText>ADDIN CSL_CITATION {"citationItems":[{"id":"ITEM-1","itemData":{"DOI":"10.1287/mnsc.1040.0270","ISSN":"00251909","abstract":"The paper develops a new theory for the analysis of games with incomplete information where the players are uncertain about some important parameters of the game situation, such as the payoff functions, the strategies available to various players, the information other players have about the game, etc. However, each player has a subjective probability distribution over the alternative possibilities. In most of the paper it is assumed that these probability distributions entertained by the different players are mutually \"consistent,\" in the sense that they can be regarded as conditional probability distributions derived from a certain \"basic probability distribution\" over the parameters unknown to the various players. But later the theory is extended also to cases where the different players' subjective probability distributions fail to satisfy this consistency assumption. In cases where the consistency assumption holds, the original game can be replaced by a game where nature first conducts a lottery in accordance with the basic probability distribution, and the outcome of this lottery will decide which particular subgame will be played, i.e., what the actual values of the relevant parameters will be in the game. Yet, each player will receive only partial information about the outcome of the lottery, and about the values of these parameters. However, every player will know the \"basic probability distribution\" governing the lottery. Thus, technically, the resulting game will be a game with complete information. It is called the Bayes-equivalent of the original game. Part I of the paper describes the basic model and discusses various intuitive interpretations for the latter. Part II shows that the Nash equilibrium points of the Bayes-equivalent game yield \"Bayesian equilibrium points\" for the original game. Finally, Part III considers the main properties of the \"basic probability distribution.\".","author":[{"dropping-particle":"","family":"Harsanyi","given":"John C.","non-dropping-particle":"","parse-names":false,"suffix":""}],"container-title":"Management Science","id":"ITEM-1","issue":"5","issued":{"date-parts":[["1967"]]},"page":"159–189","title":"Games with Incomplete Information Played by \"Bayesian\" Players, I-III. Part I. The Basic Model","type":"article-journal","volume":"14"},"uris":["http://www.mendeley.com/documents/?uuid=c552288c-0195-409f-98ae-05589d518704"]},{"id":"ITEM-2","itemData":{"author":[{"dropping-particle":"","family":"Harsanyi","given":"John C.","non-dropping-particle":"","parse-names":false,"suffix":""}],"container-title":"Management Science","id":"ITEM-2","issue":"5","issued":{"date-parts":[["1968"]]},"page":"320-334","title":"Games with Incomplete Information Played by \"Bayesian\" Players, I-III. Part II. Bayesian Equilibrium Points","type":"article-journal","volume":"14"},"uris":["http://www.mendeley.com/documents/?uuid=d90869ab-0e38-4abf-a39e-4837fb0d0817"]},{"id":"ITEM-3","itemData":{"author":[{"dropping-particle":"","family":"Harsanyi","given":"John C.","non-dropping-particle":"","parse-names":false,"suffix":""}],"container-title":"Management Science","id":"ITEM-3","issue":"7","issued":{"date-parts":[["1968"]]},"page":"486-502","title":"Games with Incomplete Information Played by \"Bayesian\" Players, I-III. Part III. The Basic Probability Distribution of the Game","type":"article-journal","volume":"14"},"uris":["http://www.mendeley.com/documents/?uuid=25de3f0f-ab49-4610-9201-35df37384726"]}],"mendeley":{"formattedCitation":"(Harsanyi, 1967, 1968a, 1968b)","plainTextFormattedCitation":"(Harsanyi, 1967, 1968a, 1968b)","previouslyFormattedCitation":"(Harsanyi, 1967, 1968a, 1968b)"},"properties":{"noteIndex":0},"schema":"https://github.com/citation-style-language/schema/raw/master/csl-citation.json"}</w:instrText>
      </w:r>
      <w:r>
        <w:fldChar w:fldCharType="separate"/>
      </w:r>
      <w:r w:rsidRPr="00123F2F">
        <w:rPr>
          <w:noProof/>
        </w:rPr>
        <w:t>(Harsanyi, 1967, 1968a, 1968b)</w:t>
      </w:r>
      <w:r>
        <w:fldChar w:fldCharType="end"/>
      </w:r>
      <w:r>
        <w:t xml:space="preserve">. </w:t>
      </w:r>
      <w:commentRangeStart w:id="46"/>
      <w:r>
        <w:t>For example, if a PhD student knows that their examiners are diligent the Nash equilibrium should land on the student putting a fair bit of work even into the appendix of their thesis to produce a comprehensive piece of work to be examined upon. However, any student has incomplete information about their thesis committee and does not know if their examiners will be diligent or lazy (and not read the appendices), or perhaps just not interested in auction theory</w:t>
      </w:r>
      <w:commentRangeEnd w:id="46"/>
      <w:r w:rsidR="00101A0A">
        <w:rPr>
          <w:rStyle w:val="CommentReference"/>
        </w:rPr>
        <w:commentReference w:id="46"/>
      </w:r>
      <w:r>
        <w:t>. In auctions, a bidder only has complete knowledge of their own value and range of bids for any offered good, and so any analysis of auctions must take place within the Bayes-Nash framework.</w:t>
      </w:r>
    </w:p>
    <w:p w14:paraId="0EA46313" w14:textId="77777777" w:rsidR="000618AF" w:rsidRDefault="000618AF" w:rsidP="000618AF">
      <w:r>
        <w:t xml:space="preserve">The extension of game theory to incomplete information settings becomes crucial when considering the phenomena that has come to be known as “the winner's curse”. In 1971, </w:t>
      </w:r>
      <w:proofErr w:type="spellStart"/>
      <w:r>
        <w:t>Capen</w:t>
      </w:r>
      <w:proofErr w:type="spellEnd"/>
      <w:r>
        <w:t xml:space="preserve">, Clapp, and Campbell published their reports that oil giants bidding for the rights to extract from offshore locations under a first-price auction mechanism were making less profit from these sites than expected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82249C">
        <w:rPr>
          <w:noProof/>
        </w:rPr>
        <w:t>(Capen, E. C. Clapp, 1973)</w:t>
      </w:r>
      <w:r>
        <w:fldChar w:fldCharType="end"/>
      </w:r>
      <w:r>
        <w:t xml:space="preserve">. All else being equal, by definition, the company which won the rights to drill an oil field had the greatest expected value of the oil located within that field. That is, after all, why they submitted the highest bid and won the auction for those rights. For any bidders lacking introspection, the greatest bid for a given good will tend to be </w:t>
      </w:r>
      <w:commentRangeStart w:id="47"/>
      <w:r>
        <w:t xml:space="preserve">the greatest </w:t>
      </w:r>
      <w:r>
        <w:rPr>
          <w:i/>
          <w:iCs/>
        </w:rPr>
        <w:t>overestimation</w:t>
      </w:r>
      <w:r>
        <w:t xml:space="preserve"> </w:t>
      </w:r>
      <w:commentRangeEnd w:id="47"/>
      <w:r w:rsidR="00101A0A">
        <w:rPr>
          <w:rStyle w:val="CommentReference"/>
        </w:rPr>
        <w:commentReference w:id="47"/>
      </w:r>
      <w:r>
        <w:t>in that goods worth, with the overestimation of value correlated with the numbers of bidders in the auction</w:t>
      </w:r>
      <w:r>
        <w:rPr>
          <w:rStyle w:val="FootnoteReference"/>
        </w:rPr>
        <w:footnoteReference w:id="19"/>
      </w:r>
      <w:r>
        <w:t>.</w:t>
      </w:r>
    </w:p>
    <w:p w14:paraId="53797E95" w14:textId="77777777" w:rsidR="000618AF" w:rsidRDefault="000618AF" w:rsidP="000618AF">
      <w:r>
        <w:t xml:space="preserve">Robert Wilson solved the amount each bidder should optimally reduce their bid in such auctions by an analysis of auctions within the Bayesian games framework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2111BA">
        <w:rPr>
          <w:noProof/>
        </w:rPr>
        <w:t>(Wilson, 1967)</w:t>
      </w:r>
      <w:r>
        <w:fldChar w:fldCharType="end"/>
      </w:r>
      <w:r>
        <w:t xml:space="preserve">. This work was expanded upon by Wilson and his former student Paul Milgrom in two seminal papers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fldChar w:fldCharType="separate"/>
      </w:r>
      <w:r w:rsidRPr="005843C6">
        <w:rPr>
          <w:noProof/>
        </w:rPr>
        <w:t>(Milgrom &amp; Weber, 1982)</w:t>
      </w:r>
      <w:r>
        <w:fldChar w:fldCharType="end"/>
      </w:r>
      <w:r>
        <w:t xml:space="preserve"> with two key results for auction theory. Firstly, that it is possible to rank the expected income from an auction on a good based on the type of auction that is used. For instance, the English (the traditional mechanism used at auction houses where bids are open and gradually increase) auction and sealed second-price auctions (i.e. </w:t>
      </w:r>
      <w:proofErr w:type="spellStart"/>
      <w:r>
        <w:t>Vickrey</w:t>
      </w:r>
      <w:proofErr w:type="spellEnd"/>
      <w:r>
        <w:t xml:space="preserve"> auctions; the BDM mechanism but against conscious opponents) are functionally equivalent, but the open nature of the English auction mechanism reveals greater information about bidders valuation of goods. Therefore, any ignorant bidder can gather more information about the value of the auctioned good mitigating the winner's curse and leading bidders to bid more aggressively. English auctions typically raise more revenue than sealed second-price auctions, and both of these raise more than Dutch (descending price) auctions</w:t>
      </w:r>
      <w:r>
        <w:rPr>
          <w:rStyle w:val="FootnoteReference"/>
        </w:rPr>
        <w:footnoteReference w:id="20"/>
      </w:r>
      <w:r>
        <w:t>.</w:t>
      </w:r>
    </w:p>
    <w:p w14:paraId="76F9FA2F" w14:textId="77777777" w:rsidR="000618AF" w:rsidRDefault="000618AF" w:rsidP="000618AF">
      <w:r>
        <w:t xml:space="preserve">This feeds into the second main finding that it is in the interest of sellers to reveal as much information of their valuation of a good as possible. For instance, when selling a used car, auctioneers should provide proof that the car can run safely so that bidders can be </w:t>
      </w:r>
      <w:commentRangeStart w:id="48"/>
      <w:r>
        <w:t xml:space="preserve">more sure </w:t>
      </w:r>
      <w:commentRangeEnd w:id="48"/>
      <w:r w:rsidR="00101A0A">
        <w:rPr>
          <w:rStyle w:val="CommentReference"/>
        </w:rPr>
        <w:commentReference w:id="48"/>
      </w:r>
      <w:r>
        <w:t>they will not fall victim to the winner's curse and will be incentivised to bid higher. Milgrom and Wilson termed these findings the 'linkage principle'.</w:t>
      </w:r>
    </w:p>
    <w:p w14:paraId="6EFFD807" w14:textId="77777777" w:rsidR="000618AF" w:rsidRDefault="000618AF" w:rsidP="000618AF">
      <w:r>
        <w:t xml:space="preserve">Wilson and Milgrom's theoretical work in turn led to greater empiricism in auction theory. Throughout the 1950s and 1960s Vernon Smith had carried out experimental auctions on classes of economics students </w:t>
      </w:r>
      <w:r>
        <w:fldChar w:fldCharType="begin" w:fldLock="1"/>
      </w:r>
      <w:r>
        <w:instrText>ADDIN CSL_CITATION {"citationItems":[{"id":"ITEM-1","itemData":{"author":[{"dropping-particle":"","family":"Smith","given":"Vernon L.","non-dropping-particle":"","parse-names":false,"suffix":""}],"container-title":"Cambridge University Press","id":"ITEM-1","issued":{"date-parts":[["1991"]]},"title":"Papers in Experimental Economics","type":"article-journal"},"uris":["http://www.mendeley.com/documents/?uuid=6ce82701-bf07-4df0-88d0-5f756aec8796"]}],"mendeley":{"formattedCitation":"(Smith, 1991)","plainTextFormattedCitation":"(Smith, 1991)","previouslyFormattedCitation":"(Smith, 1991)"},"properties":{"noteIndex":0},"schema":"https://github.com/citation-style-language/schema/raw/master/csl-citation.json"}</w:instrText>
      </w:r>
      <w:r>
        <w:fldChar w:fldCharType="separate"/>
      </w:r>
      <w:r w:rsidRPr="002F0F88">
        <w:rPr>
          <w:noProof/>
        </w:rPr>
        <w:t>(Smith, 1991)</w:t>
      </w:r>
      <w:r>
        <w:fldChar w:fldCharType="end"/>
      </w:r>
      <w:r>
        <w:t xml:space="preserve">. These experiments grew more sophisticated and two papers published in 1980 and 1982 found similar empirical violations to revenue equivalence for  'identical' auctions to Milgrom's theoretical papers </w:t>
      </w:r>
      <w:r>
        <w:fldChar w:fldCharType="begin" w:fldLock="1"/>
      </w:r>
      <w:r>
        <w:instrText>ADDIN CSL_CITATION {"citationItems":[{"id":"ITEM-1","itemData":{"author":[{"dropping-particle":"","family":"Cox","given":"James C.","non-dropping-particle":"","parse-names":false,"suffix":""},{"dropping-particle":"","family":"Robertson","given":"Bruce","non-dropping-particle":"","parse-names":false,"suffix":""},{"dropping-particle":"","family":"Smith","given":"Vernon L.","non-dropping-particle":"","parse-names":false,"suffix":""}],"container-title":"Research in Experimental Economics","id":"ITEM-1","issued":{"date-parts":[["1982"]]},"page":"1-43","title":"Theory and Behaviour of Single Object Auctions","type":"article-journal","volume":"2"},"uris":["http://www.mendeley.com/documents/?uuid=435128b5-cdcc-4e7b-90f8-274153737f1a"]},{"id":"ITEM-2","itemData":{"author":[{"dropping-particle":"","family":"Coppinger","given":"Vicki M.","non-dropping-particle":"","parse-names":false,"suffix":""},{"dropping-particle":"","family":"Smith","given":"Vernon L.","non-dropping-particle":"","parse-names":false,"suffix":""},{"dropping-particle":"","family":"Titus","given":"Jon A.","non-dropping-particle":"","parse-names":false,"suffix":""}],"container-title":"Economic Inquiry","id":"ITEM-2","issue":"1","issued":{"date-parts":[["1980"]]},"page":"1-22","title":"Incentives and Behaviour in English, Dutch, and Sealed-Bid Auctions","type":"article-journal","volume":"18"},"uris":["http://www.mendeley.com/documents/?uuid=3bebaf84-0427-4443-a094-6621d4367e8c"]}],"mendeley":{"formattedCitation":"(Coppinger et al., 1980; Cox et al., 1982)","plainTextFormattedCitation":"(Coppinger et al., 1980; Cox et al., 1982)","previouslyFormattedCitation":"(Coppinger et al., 1980; Cox et al., 1982)"},"properties":{"noteIndex":0},"schema":"https://github.com/citation-style-language/schema/raw/master/csl-citation.json"}</w:instrText>
      </w:r>
      <w:r>
        <w:fldChar w:fldCharType="separate"/>
      </w:r>
      <w:r w:rsidRPr="00C101E7">
        <w:rPr>
          <w:noProof/>
        </w:rPr>
        <w:t>(Coppinger et al., 1980; Cox et al., 1982)</w:t>
      </w:r>
      <w:r>
        <w:fldChar w:fldCharType="end"/>
      </w:r>
      <w:r>
        <w:t xml:space="preserve">. Vernon Smith shared the Nobel prize in economics for his work on experimental auctions with Kahneman in 2002. In 1986, </w:t>
      </w:r>
      <w:proofErr w:type="spellStart"/>
      <w:r>
        <w:t>Kagel</w:t>
      </w:r>
      <w:proofErr w:type="spellEnd"/>
      <w:r>
        <w:t xml:space="preserve"> and Levin also carried out experimental work into the winner's curse, confirming both the real-world behavioural findings of </w:t>
      </w:r>
      <w:proofErr w:type="spellStart"/>
      <w:r>
        <w:t>Capen</w:t>
      </w:r>
      <w:proofErr w:type="spellEnd"/>
      <w:r>
        <w:t xml:space="preserve">, Clapp, and Campbell, and the theory laid out by Milgrom </w:t>
      </w:r>
      <w:r>
        <w:fldChar w:fldCharType="begin" w:fldLock="1"/>
      </w:r>
      <w:r>
        <w:instrText>ADDIN CSL_CITATION {"citationItems":[{"id":"ITEM-1","itemData":{"author":[{"dropping-particle":"","family":"Kagel","given":"By John H","non-dropping-particle":"","parse-names":false,"suffix":""},{"dropping-particle":"","family":"Levin","given":"D a N","non-dropping-particle":"","parse-names":false,"suffix":""}],"container-title":"American Economic Review","id":"ITEM-1","issue":"5","issued":{"date-parts":[["1986"]]},"page":"894-920","title":"The Winner's Curse and Public Information in Common Value Auctions","type":"article-journal","volume":"76"},"uris":["http://www.mendeley.com/documents/?uuid=c4909108-8f53-4276-9928-86089b82f7e4"]}],"mendeley":{"formattedCitation":"(Kagel &amp; Levin, 1986)","plainTextFormattedCitation":"(Kagel &amp; Levin, 1986)","previouslyFormattedCitation":"(Kagel &amp; Levin, 1986)"},"properties":{"noteIndex":0},"schema":"https://github.com/citation-style-language/schema/raw/master/csl-citation.json"}</w:instrText>
      </w:r>
      <w:r>
        <w:fldChar w:fldCharType="separate"/>
      </w:r>
      <w:r w:rsidRPr="00DC4E54">
        <w:rPr>
          <w:noProof/>
        </w:rPr>
        <w:t>(Kagel &amp; Levin, 1986)</w:t>
      </w:r>
      <w:r>
        <w:fldChar w:fldCharType="end"/>
      </w:r>
      <w:r>
        <w:t xml:space="preserve">. </w:t>
      </w:r>
    </w:p>
    <w:p w14:paraId="680F8797" w14:textId="37B22ABA" w:rsidR="000618AF" w:rsidRDefault="000618AF" w:rsidP="000618AF">
      <w:r>
        <w:t xml:space="preserve">These theoretical and experimental results are interesting by themselves, but perhaps the single area where auction theory has distinguished itself over the last thirty years is in its successful application to real-world auctions. </w:t>
      </w:r>
      <w:ins w:id="49" w:author="Andreas Poehlmann" w:date="2021-01-18T21:27:00Z">
        <w:r w:rsidR="00101A0A">
          <w:t xml:space="preserve">The </w:t>
        </w:r>
      </w:ins>
      <w:del w:id="50" w:author="Andreas Poehlmann" w:date="2021-01-18T21:27:00Z">
        <w:r w:rsidDel="00101A0A">
          <w:delText>M</w:delText>
        </w:r>
      </w:del>
      <w:ins w:id="51" w:author="Andreas Poehlmann" w:date="2021-01-18T21:27:00Z">
        <w:r w:rsidR="00101A0A">
          <w:t>m</w:t>
        </w:r>
      </w:ins>
      <w:r>
        <w:t>obile phone spectrum is inherently limited by the range of frequencies usable, and thus, is extremely valuable to telecommunications companies. Prior to 1993, the United States allocated spectrum via lottery and belief in free market mechanisms to encourage spectrum trading, leading to inefficiencies</w:t>
      </w:r>
      <w:r>
        <w:rPr>
          <w:rStyle w:val="FootnoteReference"/>
        </w:rPr>
        <w:footnoteReference w:id="21"/>
      </w:r>
      <w:r>
        <w:t xml:space="preserve"> and zero revenue for the federal government.  Among others, Milgrom and Wilson were invited to design auctions for the selling of spectrum in 1994 settling on the Simultaneous Multiple-Round Auction (SMRA) mechanism </w:t>
      </w:r>
      <w:r>
        <w:fldChar w:fldCharType="begin" w:fldLock="1"/>
      </w:r>
      <w:r>
        <w:instrText>ADDIN CSL_CITATION {"citationItems":[{"id":"ITEM-1","itemData":{"DOI":"10.1257/jep.8.3.145","ISSN":"0895-3309","abstract":"The design of the FCC spectrum-license auction is a case study in the application of economic theory. Auction theory helped address policy questions such as: Should an open auction or a sealed-bid auction be used? Should the licenses be auctioned sequentially or simultaneously? Should the government allow bids for combinations of licenses, or should it accept only single-license bids? How should the auction be structured to promote the interests of minority-owned and other designated firms? Should the government impose royalties or reserve prices? How much should the bidders be informed about their competition?","author":[{"dropping-particle":"","family":"McMillan","given":"John","non-dropping-particle":"","parse-names":false,"suffix":""}],"container-title":"Journal of Economic Perspectives","id":"ITEM-1","issue":"3","issued":{"date-parts":[["1994"]]},"page":"145-162","title":"Selling Spectrum Rights","type":"article-journal","volume":"8"},"uris":["http://www.mendeley.com/documents/?uuid=1ef0b7bd-e5f8-4b5a-a3f1-95764bffb8ee"]}],"mendeley":{"formattedCitation":"(McMillan, 1994)","plainTextFormattedCitation":"(McMillan, 1994)","previouslyFormattedCitation":"(McMillan, 1994)"},"properties":{"noteIndex":0},"schema":"https://github.com/citation-style-language/schema/raw/master/csl-citation.json"}</w:instrText>
      </w:r>
      <w:r>
        <w:fldChar w:fldCharType="separate"/>
      </w:r>
      <w:r w:rsidRPr="00146DA9">
        <w:rPr>
          <w:noProof/>
        </w:rPr>
        <w:t>(McMillan, 1994)</w:t>
      </w:r>
      <w:r>
        <w:fldChar w:fldCharType="end"/>
      </w:r>
      <w:r>
        <w:t>. Similar spectrum auctions since then have raised over $60billion in revenue for the government and the efficient sorting of the natural monopoly has allowed wireless communication technology to flourish. Milgrom and Wilson were awarded the 2020 Nobel prize in economics for both their theoretical treatment of auctions and this successful application of the theory.</w:t>
      </w:r>
    </w:p>
    <w:p w14:paraId="36D1A038" w14:textId="77777777" w:rsidR="000618AF" w:rsidRDefault="000618AF" w:rsidP="000618AF">
      <w:r>
        <w:t xml:space="preserve">In the United Kingdom, similar auctions have also been used to great success. In 2000, Britain sold third generation spectrum licenses, raising £22.5billion in a single auction, described as the 'biggest auction ever' </w:t>
      </w:r>
      <w:r>
        <w:fldChar w:fldCharType="begin" w:fldLock="1"/>
      </w:r>
      <w:r>
        <w:instrText>ADDIN CSL_CITATION {"citationItems":[{"id":"ITEM-1","itemData":{"DOI":"10.2139/ssrn.297879","ISSN":"0013-0133","abstract":"This paper reviews the part played by economists in organizing the British third-generation mobile-phone licence auction that concluded on 27 April 2000. It raised 22.5 billion pounds ($34 billion or 2.5% of GNP) and was widely described at the time as the biggest auction ever. We discuss the merits of auctions versus \"beauty contests\", the aims of the auction, the problems we faced, the auction designs we considered, and the mistakes that were made.","author":[{"dropping-particle":"","family":"Binmore","given":"Kenneth","non-dropping-particle":"","parse-names":false,"suffix":""},{"dropping-particle":"","family":"Klemperer","given":"Paul","non-dropping-particle":"","parse-names":false,"suffix":""}],"container-title":"The Economic Journal","id":"ITEM-1","issue":"478","issued":{"date-parts":[["2002"]]},"page":"74-96","title":"The Biggest Auction Ever: The Sale of the British 3G Telecom Licences","type":"article-journal","volume":"112"},"uris":["http://www.mendeley.com/documents/?uuid=6d6880dc-e25d-45c0-98fc-d9bbc5b53efe"]}],"mendeley":{"formattedCitation":"(Binmore &amp; Klemperer, 2002)","plainTextFormattedCitation":"(Binmore &amp; Klemperer, 2002)","previouslyFormattedCitation":"(Binmore &amp; Klemperer, 2002)"},"properties":{"noteIndex":0},"schema":"https://github.com/citation-style-language/schema/raw/master/csl-citation.json"}</w:instrText>
      </w:r>
      <w:r>
        <w:fldChar w:fldCharType="separate"/>
      </w:r>
      <w:r w:rsidRPr="00146DA9">
        <w:rPr>
          <w:noProof/>
        </w:rPr>
        <w:t>(Binmore &amp; Klemperer, 2002)</w:t>
      </w:r>
      <w:r>
        <w:fldChar w:fldCharType="end"/>
      </w:r>
      <w:r>
        <w:t xml:space="preserve">. Not all spectrum licenses have been such a success, with many European auctions at around the same time failing to raise anywhere near that amount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601955">
        <w:rPr>
          <w:noProof/>
        </w:rPr>
        <w:t>(Klemperer, 2002)</w:t>
      </w:r>
      <w:r>
        <w:fldChar w:fldCharType="end"/>
      </w:r>
      <w:r>
        <w:t xml:space="preserve">, highlighting the crucial role of continual research into auction theory and behaviour to allocate scare resources. </w:t>
      </w:r>
    </w:p>
    <w:p w14:paraId="6F36E4AF" w14:textId="61083D4D" w:rsidR="000618AF" w:rsidRPr="00F3282D" w:rsidRDefault="000618AF" w:rsidP="000618AF">
      <w:r>
        <w:t xml:space="preserve">As </w:t>
      </w:r>
      <w:proofErr w:type="spellStart"/>
      <w:r>
        <w:t>Binmore</w:t>
      </w:r>
      <w:proofErr w:type="spellEnd"/>
      <w:r>
        <w:t xml:space="preserve"> and Klemperer note in their introduction, </w:t>
      </w:r>
      <w:r>
        <w:rPr>
          <w:i/>
          <w:iCs/>
        </w:rPr>
        <w:t>“Twenty-two and a half billion is a great deal of money to raise for selling air, but that is what the British government raised in an auction for five telecom licences“</w:t>
      </w:r>
      <w:r>
        <w:t xml:space="preserve">. This quote neatly summarises the power of gradual advancements in microeconomic theory over the past century. We have progressed from the failures of the Praetorian </w:t>
      </w:r>
      <w:commentRangeStart w:id="52"/>
      <w:r>
        <w:t>guard and Johann Wolfgang von Goethe</w:t>
      </w:r>
      <w:commentRangeEnd w:id="52"/>
      <w:r w:rsidR="00C76237">
        <w:rPr>
          <w:rStyle w:val="CommentReference"/>
        </w:rPr>
        <w:commentReference w:id="52"/>
      </w:r>
      <w:r>
        <w:t xml:space="preserve">, to the mathematical study of games ,and finally to governments worldwide </w:t>
      </w:r>
      <w:r>
        <w:rPr>
          <w:i/>
          <w:iCs/>
        </w:rPr>
        <w:t xml:space="preserve">“putting auction theory to work” </w:t>
      </w:r>
      <w:r>
        <w:rPr>
          <w:i/>
          <w:iCs/>
        </w:rPr>
        <w:fldChar w:fldCharType="begin" w:fldLock="1"/>
      </w:r>
      <w:r>
        <w:rPr>
          <w:i/>
          <w:iCs/>
        </w:rPr>
        <w:instrText>ADDIN CSL_CITATION {"citationItems":[{"id":"ITEM-1","itemData":{"DOI":"10.1017/CBO9780511813825","ISBN":"9780511813825","abstract":"Providing a comprehensive introduction to modern auction theory and its important new applications, this book is written by a leading economic theorist whose suggestions guided the creation of the new spectrum auction designs. Aimed at graduate students and professionals in economics, the volume provides the most up-to-date analysis of traditional theories of \"optimal auctions\" as well as newer theories of multi-unit auctions and package auctions, and shows by example how these theories are used. It explores the limitations of prominent older designs, such as the Vickrey auction design, and evaluates the practical responses to those limitations. Paul Milgrom is the Leonard and Shirley Ely Professor of Humanities and Sciences and Professor of Economics, Stanford University. He is the author of more than sixty articles and co-author of the influential textbook, Economics, Organization and Management (Prentice Hall, 1992). Professor Milgrom is a pioneer in the economic theory of auctions and co-designer of the simultaneous, multiple round auction that the FCC adopted for selling radio spectrum licenses.","author":[{"dropping-particle":"","family":"Milgrom","given":"Paul R.","non-dropping-particle":"","parse-names":false,"suffix":""}],"container-title":"Cambridge University Press","id":"ITEM-1","issued":{"date-parts":[["2003"]]},"page":"1-368","title":"Putting Auction Theory to Work","type":"article-journal"},"uris":["http://www.mendeley.com/documents/?uuid=e211f68a-03ad-4c54-bf2d-384257616b5b"]}],"mendeley":{"formattedCitation":"(Milgrom, 2003)","plainTextFormattedCitation":"(Milgrom, 2003)","previouslyFormattedCitation":"(Milgrom, 2003)"},"properties":{"noteIndex":0},"schema":"https://github.com/citation-style-language/schema/raw/master/csl-citation.json"}</w:instrText>
      </w:r>
      <w:r>
        <w:rPr>
          <w:i/>
          <w:iCs/>
        </w:rPr>
        <w:fldChar w:fldCharType="separate"/>
      </w:r>
      <w:r w:rsidRPr="005843C6">
        <w:rPr>
          <w:iCs/>
          <w:noProof/>
        </w:rPr>
        <w:t>(Milgrom, 2003)</w:t>
      </w:r>
      <w:r>
        <w:rPr>
          <w:i/>
          <w:iCs/>
        </w:rPr>
        <w:fldChar w:fldCharType="end"/>
      </w:r>
      <w:r w:rsidRPr="00183712">
        <w:rPr>
          <w:i/>
          <w:iCs/>
        </w:rPr>
        <w:t>.</w:t>
      </w:r>
    </w:p>
    <w:p w14:paraId="3F9DD96B" w14:textId="25AABDEE" w:rsidR="000618AF" w:rsidRPr="000618AF" w:rsidRDefault="000618AF" w:rsidP="000618AF">
      <w:pPr>
        <w:rPr>
          <w:rFonts w:ascii="Times New Roman" w:hAnsi="Times New Roman" w:cs="Times New Roman"/>
          <w:sz w:val="24"/>
          <w:szCs w:val="24"/>
        </w:rPr>
      </w:pPr>
    </w:p>
    <w:p w14:paraId="2245280F" w14:textId="521E7DB2" w:rsidR="000618AF" w:rsidRPr="000618AF" w:rsidRDefault="000618AF" w:rsidP="000618AF">
      <w:pPr>
        <w:rPr>
          <w:rFonts w:ascii="Times New Roman" w:hAnsi="Times New Roman" w:cs="Times New Roman"/>
          <w:sz w:val="24"/>
          <w:szCs w:val="24"/>
        </w:rPr>
      </w:pPr>
    </w:p>
    <w:p w14:paraId="76C902FB" w14:textId="188457EA" w:rsidR="000618AF" w:rsidRPr="000618AF" w:rsidRDefault="000618AF" w:rsidP="000618AF">
      <w:pPr>
        <w:rPr>
          <w:rFonts w:ascii="Times New Roman" w:hAnsi="Times New Roman" w:cs="Times New Roman"/>
          <w:sz w:val="24"/>
          <w:szCs w:val="24"/>
        </w:rPr>
      </w:pPr>
    </w:p>
    <w:p w14:paraId="282D61E2" w14:textId="7010E594" w:rsidR="000618AF" w:rsidRPr="000618AF" w:rsidRDefault="000618AF" w:rsidP="000618AF">
      <w:pPr>
        <w:rPr>
          <w:rFonts w:ascii="Times New Roman" w:hAnsi="Times New Roman" w:cs="Times New Roman"/>
          <w:sz w:val="24"/>
          <w:szCs w:val="24"/>
        </w:rPr>
      </w:pPr>
    </w:p>
    <w:p w14:paraId="53444DBC" w14:textId="7E66FF95" w:rsidR="000618AF" w:rsidRPr="000618AF" w:rsidRDefault="000618AF" w:rsidP="000618AF">
      <w:pPr>
        <w:rPr>
          <w:rFonts w:ascii="Times New Roman" w:hAnsi="Times New Roman" w:cs="Times New Roman"/>
          <w:sz w:val="24"/>
          <w:szCs w:val="24"/>
        </w:rPr>
      </w:pPr>
    </w:p>
    <w:p w14:paraId="5067F29C" w14:textId="3ED331B3" w:rsidR="000618AF" w:rsidRPr="000618AF" w:rsidRDefault="000618AF" w:rsidP="000618AF">
      <w:pPr>
        <w:rPr>
          <w:rFonts w:ascii="Times New Roman" w:hAnsi="Times New Roman" w:cs="Times New Roman"/>
          <w:sz w:val="24"/>
          <w:szCs w:val="24"/>
        </w:rPr>
      </w:pPr>
    </w:p>
    <w:p w14:paraId="47267080" w14:textId="28B6BB7D" w:rsidR="000618AF" w:rsidRDefault="000618AF" w:rsidP="000618AF">
      <w:pPr>
        <w:rPr>
          <w:rFonts w:ascii="Times New Roman" w:hAnsi="Times New Roman" w:cs="Times New Roman"/>
          <w:color w:val="FF0000"/>
          <w:sz w:val="24"/>
          <w:szCs w:val="24"/>
        </w:rPr>
      </w:pPr>
    </w:p>
    <w:p w14:paraId="05436DD9" w14:textId="06D9E398" w:rsidR="000618AF" w:rsidRDefault="000618AF" w:rsidP="000618AF">
      <w:pPr>
        <w:rPr>
          <w:rFonts w:ascii="Times New Roman" w:hAnsi="Times New Roman" w:cs="Times New Roman"/>
          <w:color w:val="FF0000"/>
          <w:sz w:val="24"/>
          <w:szCs w:val="24"/>
        </w:rPr>
      </w:pPr>
    </w:p>
    <w:p w14:paraId="16A9B9FF" w14:textId="2B3F62DB" w:rsidR="00BF3195" w:rsidRPr="00F3282D" w:rsidRDefault="000618AF" w:rsidP="00F3282D">
      <w:pPr>
        <w:tabs>
          <w:tab w:val="left" w:pos="3456"/>
        </w:tabs>
        <w:rPr>
          <w:rFonts w:ascii="Times New Roman" w:hAnsi="Times New Roman" w:cs="Times New Roman"/>
          <w:sz w:val="24"/>
          <w:szCs w:val="24"/>
        </w:rPr>
      </w:pPr>
      <w:r>
        <w:rPr>
          <w:rFonts w:ascii="Times New Roman" w:hAnsi="Times New Roman" w:cs="Times New Roman"/>
          <w:sz w:val="24"/>
          <w:szCs w:val="24"/>
        </w:rPr>
        <w:br w:type="page"/>
      </w:r>
      <w:r w:rsidR="00BF3195" w:rsidRPr="00E213A6">
        <w:rPr>
          <w:b/>
          <w:bCs/>
          <w:color w:val="FF0000"/>
        </w:rPr>
        <w:t>To do:</w:t>
      </w:r>
    </w:p>
    <w:p w14:paraId="08512662" w14:textId="77777777" w:rsidR="00BF3195" w:rsidRPr="00E213A6" w:rsidRDefault="00BF3195" w:rsidP="00BF3195">
      <w:pPr>
        <w:pStyle w:val="ListParagraph"/>
        <w:numPr>
          <w:ilvl w:val="0"/>
          <w:numId w:val="7"/>
        </w:numPr>
        <w:rPr>
          <w:b/>
          <w:bCs/>
          <w:color w:val="FF0000"/>
        </w:rPr>
      </w:pPr>
      <w:r w:rsidRPr="00E213A6">
        <w:rPr>
          <w:b/>
          <w:bCs/>
          <w:color w:val="FF0000"/>
        </w:rPr>
        <w:t>Idea of preference as constructed at the choice</w:t>
      </w:r>
    </w:p>
    <w:p w14:paraId="2C3A40AA" w14:textId="77777777" w:rsidR="00BF3195" w:rsidRPr="00E213A6" w:rsidRDefault="00C21775" w:rsidP="00BF3195">
      <w:pPr>
        <w:rPr>
          <w:b/>
          <w:bCs/>
          <w:color w:val="FF0000"/>
        </w:rPr>
      </w:pPr>
      <w:hyperlink r:id="rId22" w:history="1">
        <w:r w:rsidR="00BF3195" w:rsidRPr="00E213A6">
          <w:rPr>
            <w:rStyle w:val="Hyperlink"/>
            <w:b/>
            <w:bCs/>
            <w:color w:val="FF0000"/>
          </w:rPr>
          <w:t>http://bear.warrington.ufl.edu/brenner/mar7588/Papers/slovic-ampsy1995.pdf</w:t>
        </w:r>
      </w:hyperlink>
    </w:p>
    <w:p w14:paraId="51CF8309" w14:textId="77777777" w:rsidR="00BF3195" w:rsidRPr="00E213A6" w:rsidRDefault="00BF3195" w:rsidP="00BF3195">
      <w:pPr>
        <w:rPr>
          <w:b/>
          <w:bCs/>
          <w:color w:val="FF0000"/>
        </w:rPr>
      </w:pPr>
      <w:proofErr w:type="spellStart"/>
      <w:r w:rsidRPr="00E213A6">
        <w:rPr>
          <w:b/>
          <w:bCs/>
          <w:color w:val="FF0000"/>
        </w:rPr>
        <w:t>slovic</w:t>
      </w:r>
      <w:proofErr w:type="spellEnd"/>
      <w:r w:rsidRPr="00E213A6">
        <w:rPr>
          <w:b/>
          <w:bCs/>
          <w:color w:val="FF0000"/>
        </w:rPr>
        <w:t xml:space="preserve"> 1995 – the construction of preference</w:t>
      </w:r>
    </w:p>
    <w:p w14:paraId="20E2E2D6" w14:textId="60DC4404" w:rsidR="00BF3195" w:rsidRDefault="00BF3195" w:rsidP="00BF3195">
      <w:pPr>
        <w:pStyle w:val="ListParagraph"/>
        <w:numPr>
          <w:ilvl w:val="0"/>
          <w:numId w:val="7"/>
        </w:numPr>
        <w:rPr>
          <w:b/>
          <w:bCs/>
          <w:color w:val="FF0000"/>
        </w:rPr>
      </w:pPr>
      <w:r w:rsidRPr="00E213A6">
        <w:rPr>
          <w:b/>
          <w:bCs/>
          <w:color w:val="FF0000"/>
        </w:rPr>
        <w:t>Finish off ideas in the conclusion</w:t>
      </w:r>
    </w:p>
    <w:p w14:paraId="7D2A33CD" w14:textId="3089D3C7" w:rsidR="00BF3195" w:rsidRPr="00E213A6" w:rsidRDefault="00BF3195" w:rsidP="00BF3195">
      <w:pPr>
        <w:pStyle w:val="ListParagraph"/>
        <w:numPr>
          <w:ilvl w:val="0"/>
          <w:numId w:val="7"/>
        </w:numPr>
        <w:rPr>
          <w:b/>
          <w:bCs/>
          <w:color w:val="FF0000"/>
        </w:rPr>
      </w:pPr>
      <w:r>
        <w:rPr>
          <w:b/>
          <w:bCs/>
          <w:color w:val="FF0000"/>
        </w:rPr>
        <w:t xml:space="preserve">Get permission for </w:t>
      </w:r>
      <w:proofErr w:type="spellStart"/>
      <w:r>
        <w:rPr>
          <w:b/>
          <w:bCs/>
          <w:color w:val="FF0000"/>
        </w:rPr>
        <w:t>summerfield</w:t>
      </w:r>
      <w:proofErr w:type="spellEnd"/>
      <w:r>
        <w:rPr>
          <w:b/>
          <w:bCs/>
          <w:color w:val="FF0000"/>
        </w:rPr>
        <w:t xml:space="preserve"> figure and write up figure box</w:t>
      </w:r>
    </w:p>
    <w:p w14:paraId="3B24FB2B" w14:textId="77777777" w:rsidR="00BF3195" w:rsidRPr="009E5B17" w:rsidRDefault="00BF3195" w:rsidP="00BF3195">
      <w:pPr>
        <w:rPr>
          <w:b/>
          <w:bCs/>
        </w:rPr>
      </w:pPr>
      <w:r w:rsidRPr="009E5B17">
        <w:rPr>
          <w:b/>
          <w:bCs/>
        </w:rPr>
        <w:t>Appendix 1.2 – Where does value come from?</w:t>
      </w:r>
    </w:p>
    <w:p w14:paraId="14C468C8" w14:textId="77777777" w:rsidR="00BF3195" w:rsidRDefault="00BF3195" w:rsidP="00BF3195">
      <w:r>
        <w:t xml:space="preserve">We open this thesis with the idea that utility is to choices as reproductive fitness is to innate behaviour. As genes give rise to phenotypes to maximise their reproductive success, </w:t>
      </w:r>
      <w:r>
        <w:rPr>
          <w:i/>
          <w:iCs/>
        </w:rPr>
        <w:t>some process</w:t>
      </w:r>
      <w:r>
        <w:t xml:space="preserve"> in the brain is generating some internal sense of value that guides the choices an organism makes and the sense of reward, and thus reinforcement, they accrue </w:t>
      </w:r>
      <w:commentRangeStart w:id="53"/>
      <w:r>
        <w:t>from it</w:t>
      </w:r>
      <w:r>
        <w:rPr>
          <w:rStyle w:val="FootnoteReference"/>
        </w:rPr>
        <w:footnoteReference w:id="22"/>
      </w:r>
      <w:r>
        <w:t xml:space="preserve">. </w:t>
      </w:r>
      <w:commentRangeEnd w:id="53"/>
      <w:r w:rsidR="00C76237">
        <w:rPr>
          <w:rStyle w:val="CommentReference"/>
        </w:rPr>
        <w:commentReference w:id="53"/>
      </w:r>
      <w:r>
        <w:t xml:space="preserve">In the introduction to the thesis, we introduce the idea of utility, and the formalisation of Expected Utility Theory by von Neumann and Morgenstern </w:t>
      </w:r>
      <w:r>
        <w:fldChar w:fldCharType="begin" w:fldLock="1"/>
      </w:r>
      <w: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&amp; Morgenstern, 1944)"},"properties":{"noteIndex":0},"schema":"https://github.com/citation-style-language/schema/raw/master/csl-citation.json"}</w:instrText>
      </w:r>
      <w:r>
        <w:fldChar w:fldCharType="separate"/>
      </w:r>
      <w:r w:rsidRPr="003B15C3">
        <w:rPr>
          <w:noProof/>
        </w:rPr>
        <w:t>(von Neumann &amp; Morgenstern, 1944)</w:t>
      </w:r>
      <w:r>
        <w:fldChar w:fldCharType="end"/>
      </w:r>
      <w:r>
        <w:t xml:space="preserve">. </w:t>
      </w:r>
    </w:p>
    <w:p w14:paraId="4DF4710F" w14:textId="77777777" w:rsidR="00BF3195" w:rsidRDefault="00BF3195" w:rsidP="00BF3195">
      <w:commentRangeStart w:id="54"/>
      <w:r>
        <w:t>Though we think the results presented in this thesis have merit (and indeed merit the awarding of a doctorate) and show that the BDM mechanism can be used to glimpse the physiological substrate of utility, we are clearly only at the beginning of an arduous course of research to fully uncover the computations performed by organisms to make economic decisions; currently we only glimpse these through a scanner, darkly.</w:t>
      </w:r>
      <w:commentRangeEnd w:id="54"/>
      <w:r w:rsidR="00C76237">
        <w:rPr>
          <w:rStyle w:val="CommentReference"/>
        </w:rPr>
        <w:commentReference w:id="54"/>
      </w:r>
    </w:p>
    <w:p w14:paraId="35A23354" w14:textId="77777777" w:rsidR="00BF3195" w:rsidRDefault="00BF3195" w:rsidP="00BF3195">
      <w:r>
        <w:t xml:space="preserve">We use this thesis to place ideas and discussions we have had over the last three and a half years. These mostly boil down to the idea that if dopamine </w:t>
      </w:r>
      <w:r>
        <w:rPr>
          <w:i/>
          <w:iCs/>
        </w:rPr>
        <w:t>is</w:t>
      </w:r>
      <w:r>
        <w:t xml:space="preserve"> ‘a neural substrate of prediction and reward’ </w:t>
      </w:r>
      <w:r>
        <w:fldChar w:fldCharType="begin" w:fldLock="1"/>
      </w:r>
      <w: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reward","type":"article-journal","volume":"275"},"uris":["http://www.mendeley.com/documents/?uuid=1c581e8e-daa8-4295-9ca2-036662199b91"]}],"mendeley":{"formattedCitation":"(Schultz et al., 1997)","plainTextFormattedCitation":"(Schultz et al., 1997)","previouslyFormattedCitation":"(Schultz et al., 1997)"},"properties":{"noteIndex":0},"schema":"https://github.com/citation-style-language/schema/raw/master/csl-citation.json"}</w:instrText>
      </w:r>
      <w:r>
        <w:fldChar w:fldCharType="separate"/>
      </w:r>
      <w:r w:rsidRPr="000E3D5F">
        <w:rPr>
          <w:noProof/>
        </w:rPr>
        <w:t>(Schultz et al., 1997)</w:t>
      </w:r>
      <w:r>
        <w:fldChar w:fldCharType="end"/>
      </w:r>
      <w:r>
        <w:t xml:space="preserve"> then what does that </w:t>
      </w:r>
      <w:r>
        <w:rPr>
          <w:i/>
          <w:iCs/>
        </w:rPr>
        <w:t>mean</w:t>
      </w:r>
      <w:r>
        <w:t xml:space="preserve">. Obviously these questions are not limited to dopaminergic neurons (see appendix 1.3), and indeed we spend the end of this appendix discussing a similarly formulated question that focuses on the prefrontal cortices; ‘where does value come from?’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4002BF">
        <w:rPr>
          <w:noProof/>
        </w:rPr>
        <w:t>(Juechems &amp; Summerfield, 2019)</w:t>
      </w:r>
      <w:r>
        <w:fldChar w:fldCharType="end"/>
      </w:r>
      <w:r>
        <w:rPr>
          <w:rStyle w:val="FootnoteReference"/>
        </w:rPr>
        <w:footnoteReference w:id="23"/>
      </w:r>
      <w:r>
        <w:t>.</w:t>
      </w:r>
    </w:p>
    <w:p w14:paraId="2A97E00E" w14:textId="77777777" w:rsidR="00BF3195" w:rsidRDefault="00BF3195" w:rsidP="00BF3195">
      <w:pPr>
        <w:rPr>
          <w:b/>
          <w:bCs/>
        </w:rPr>
      </w:pPr>
      <w:r>
        <w:rPr>
          <w:b/>
          <w:bCs/>
        </w:rPr>
        <w:t>Where does the theory of value come from?</w:t>
      </w:r>
    </w:p>
    <w:p w14:paraId="1F7B37F4" w14:textId="77777777" w:rsidR="00BF3195" w:rsidRDefault="00BF3195" w:rsidP="00BF3195">
      <w:r>
        <w:t>For most people, considerations of value likely begin and end at the price of various consumer goods. Prices, and the willingness of consumers to pay them, are the signal by which the majority of the world’s economy is arranged, however, to a consumer they can seem as if they are divinely ordained. Some higher power has decided that good X costs £Y (give or take some small error between shops and over time). In order to explain how economies work, much of the history of economic thought has sought to explain this key signal: what leads an object to be labelled with a specific price?</w:t>
      </w:r>
    </w:p>
    <w:p w14:paraId="551E4E53" w14:textId="77777777" w:rsidR="00BF3195" w:rsidRPr="00FE3E86" w:rsidRDefault="00BF3195" w:rsidP="00BF3195">
      <w:r>
        <w:t xml:space="preserve">‘Classical’ economic approaches to this question initially settled on the idea that value was intrinsic to the good being sold. Adam Smith originally formulate the idea that the cost of labour put into offering a good for exchange is </w:t>
      </w:r>
      <w:r>
        <w:rPr>
          <w:i/>
          <w:iCs/>
        </w:rPr>
        <w:t>“ultimate standard by which the value of commodities… can be estimated and compared”</w:t>
      </w:r>
      <w:r>
        <w:t xml:space="preserve">, later termed the ‘Labour Theory of Value’ </w:t>
      </w:r>
      <w:r>
        <w:fldChar w:fldCharType="begin" w:fldLock="1"/>
      </w:r>
      <w:r>
        <w:instrText>ADDIN CSL_CITATION {"citationItems":[{"id":"ITEM-1","itemData":{"author":[{"dropping-particle":"","family":"Smith","given":"Adam","non-dropping-particle":"","parse-names":false,"suffix":""}],"id":"ITEM-1","issued":{"date-parts":[["1776"]]},"number-of-pages":"590","title":"An Inquiry into the Nature and Causes of the Wealth of Nations","type":"book"},"uris":["http://www.mendeley.com/documents/?uuid=0994f458-c83c-422f-a5aa-0c43dae5204a"]}],"mendeley":{"formattedCitation":"(A. Smith, 1776)","plainTextFormattedCitation":"(A. Smith, 1776)","previouslyFormattedCitation":"(A. Smith, 1776)"},"properties":{"noteIndex":0},"schema":"https://github.com/citation-style-language/schema/raw/master/csl-citation.json"}</w:instrText>
      </w:r>
      <w:r>
        <w:fldChar w:fldCharType="separate"/>
      </w:r>
      <w:r w:rsidRPr="00173C6B">
        <w:rPr>
          <w:noProof/>
        </w:rPr>
        <w:t>(A. Smith, 1776)</w:t>
      </w:r>
      <w:r>
        <w:fldChar w:fldCharType="end"/>
      </w:r>
      <w:r>
        <w:t xml:space="preserve">.  This was expounded upon by Ricardo who relaxed the theory stating that the price of a good is merely </w:t>
      </w:r>
      <w:r>
        <w:rPr>
          <w:i/>
          <w:iCs/>
        </w:rPr>
        <w:t>proportional</w:t>
      </w:r>
      <w:r>
        <w:t xml:space="preserve"> to labour </w:t>
      </w:r>
      <w:r>
        <w:fldChar w:fldCharType="begin" w:fldLock="1"/>
      </w:r>
      <w:r>
        <w:instrText>ADDIN CSL_CITATION {"citationItems":[{"id":"ITEM-1","itemData":{"author":[{"dropping-particle":"","family":"Stigler","given":"George J.","non-dropping-particle":"","parse-names":false,"suffix":""}],"container-title":"American Economic Review","id":"ITEM-1","issue":"3","issued":{"date-parts":[["1958"]]},"page":"357-367","title":"American Economic Association Ricardo and the 93 % Labor Theory of Value","type":"article-journal","volume":"48"},"uris":["http://www.mendeley.com/documents/?uuid=df421c8b-5c99-49f7-ab8e-ebdc590a1846"]}],"mendeley":{"formattedCitation":"(Stigler, 1958)","plainTextFormattedCitation":"(Stigler, 1958)","previouslyFormattedCitation":"(Stigler, 1958)"},"properties":{"noteIndex":0},"schema":"https://github.com/citation-style-language/schema/raw/master/csl-citation.json"}</w:instrText>
      </w:r>
      <w:r>
        <w:fldChar w:fldCharType="separate"/>
      </w:r>
      <w:r w:rsidRPr="00DD76DF">
        <w:rPr>
          <w:noProof/>
        </w:rPr>
        <w:t>(Stigler, 1958)</w:t>
      </w:r>
      <w:r>
        <w:fldChar w:fldCharType="end"/>
      </w:r>
      <w:r>
        <w:t xml:space="preserve">. This idea of the value of a good being embodied by the cumulative labour necessary to produce it is a fundamental property of Marxist economic thought, with the difference between the value (i.e. the labour supplied) and the price of a good representing the surplus value (commonly termed S), i.e. the exploitation of labour </w:t>
      </w:r>
      <w:r>
        <w:fldChar w:fldCharType="begin" w:fldLock="1"/>
      </w:r>
      <w:r>
        <w:instrText>ADDIN CSL_CITATION {"citationItems":[{"id":"ITEM-1","itemData":{"author":[{"dropping-particle":"","family":"Marx","given":"Karl","non-dropping-particle":"","parse-names":false,"suffix":""}],"id":"ITEM-1","issued":{"date-parts":[["1867"]]},"title":"Capital: A Critique of Political Economy: Vol I (trans. Engels &amp; Untermann)","type":"book"},"uris":["http://www.mendeley.com/documents/?uuid=71f82317-ec72-437f-bf76-09ddda5db70f"]}],"mendeley":{"formattedCitation":"(Marx, 1867)","plainTextFormattedCitation":"(Marx, 1867)","previouslyFormattedCitation":"(Marx, 1867)"},"properties":{"noteIndex":0},"schema":"https://github.com/citation-style-language/schema/raw/master/csl-citation.json"}</w:instrText>
      </w:r>
      <w:r>
        <w:fldChar w:fldCharType="separate"/>
      </w:r>
      <w:r w:rsidRPr="00212C25">
        <w:rPr>
          <w:noProof/>
        </w:rPr>
        <w:t>(Marx, 1867)</w:t>
      </w:r>
      <w:r>
        <w:fldChar w:fldCharType="end"/>
      </w:r>
      <w:r>
        <w:t>.</w:t>
      </w:r>
    </w:p>
    <w:p w14:paraId="06AFB952" w14:textId="77777777" w:rsidR="00BF3195" w:rsidRDefault="00BF3195" w:rsidP="00BF3195">
      <w:r>
        <w:t xml:space="preserve">At the very beginning of this thesis, we skip over this century of economic thought between Bernoulli’s formulation of utility vs value, and its rise to prominence in ‘neoclassical’ economics, among which is the idea that value is generated internally by a consumer. Furthermore, we only briefly touch on the neoclassical economic thought to discuss Edgeworth’s invention of indifference curves for choices </w:t>
      </w:r>
      <w:r>
        <w:fldChar w:fldCharType="begin" w:fldLock="1"/>
      </w:r>
      <w: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fldChar w:fldCharType="separate"/>
      </w:r>
      <w:r w:rsidRPr="00F30E3A">
        <w:rPr>
          <w:noProof/>
        </w:rPr>
        <w:t>(Edgeworth, 1881)</w:t>
      </w:r>
      <w:r>
        <w:fldChar w:fldCharType="end"/>
      </w:r>
      <w:r>
        <w:t xml:space="preserve"> and do not consider the prices of goods in the market.</w:t>
      </w:r>
    </w:p>
    <w:p w14:paraId="1E65393C" w14:textId="2597D4E5" w:rsidR="00BF3195" w:rsidRDefault="00BF3195" w:rsidP="00BF3195">
      <w:r>
        <w:t xml:space="preserve">Two other proponents of this school were William Stanley Jevons, who in 1862 (published </w:t>
      </w:r>
      <w:r>
        <w:fldChar w:fldCharType="begin" w:fldLock="1"/>
      </w:r>
      <w:r>
        <w:instrText>ADDIN CSL_CITATION {"citationItems":[{"id":"ITEM-1","itemData":{"abstract":"1. The following paper briefly describes the nature of a Theory of Economy which will reduce the main problem of this science to a mathematical form. Economy, indeed, being concerned with quantities, has always of necessity been mathematical in its subject, but the strict and general statement, and the easy comprehension of its quantitative laws has been prevented by a neglect of those powerful methods of expression which have been applied to most other sciences with so much success. It is not to be supposed, however, that because economy becomes mathematical in form, it will, therefore, become a matter of rigorous calculation. Its mathematical principles may become formal and certain, while its individual data remain as inexact as ever. 2. A true theory of economy can only be attained by going back to the great springs of human action --the feelings of pleasure and pain. A large part of such feelings arise periodically from the ordinary wants and desires of body or mind, and from the painful exertion we are continually prompted to undergo that we may satisfy our wants. Economy investigates the relations of ordinary pleasures and pains thus arising, and it has a wide enough field of inquiry. But economy does not treat of all human motives. There are motives nearly always present with us, arising from conscience, compassion, or from some moral or religious source, which economy cannot and does not pretend to treat. These will remain to us as outstanding and disturbing forces; they must be treated, if at all, by other appropriate branches of knowledge. 3. We always treat feelings as being capable of more or less, and I now hold that they are quantities capable of scientific treatment. Our estimation of the comparative amounts of feeling is performed in the act of choice or volition. Our choice of one course out of two or more proves that, in our estimation, this course promises the greatest balance of pleasure. When there is a large overbalancing force on one side, indeed, the estimation of the amount of this balance is no doubt very rude; but all the critical points of the theory will depend on that nice estimation of the opposing motives which we make when these are nearly equal, and we hesitate between them.","author":[{"dropping-particle":"","family":"Jevons","given":"William Stanley","non-dropping-particle":"","parse-names":false,"suffix":""}],"container-title":"Journal of the Royal Statistical Society","id":"ITEM-1","issue":"June","issued":{"date-parts":[["1866"]]},"page":"282-287","title":"Brief Account of a General Mathematical Theory of Political Economy","type":"article-journal"},"uris":["http://www.mendeley.com/documents/?uuid=392855c5-af53-407c-96de-1d864aedd1cd"]}],"mendeley":{"formattedCitation":"(Jevons, 1866)","manualFormatting":"Jevons, 1866)","plainTextFormattedCitation":"(Jevons, 1866)","previouslyFormattedCitation":"(Jevons, 1866)"},"properties":{"noteIndex":0},"schema":"https://github.com/citation-style-language/schema/raw/master/csl-citation.json"}</w:instrText>
      </w:r>
      <w:r>
        <w:fldChar w:fldCharType="separate"/>
      </w:r>
      <w:r w:rsidRPr="00F30E3A">
        <w:rPr>
          <w:noProof/>
        </w:rPr>
        <w:t>Jevons, 1866)</w:t>
      </w:r>
      <w:r>
        <w:fldChar w:fldCharType="end"/>
      </w:r>
      <w:r>
        <w:t xml:space="preserve"> outlined the idea of marginal utility as the driving force behind prices, and L</w:t>
      </w:r>
      <w:r>
        <w:rPr>
          <w:rFonts w:cstheme="minorHAnsi"/>
        </w:rPr>
        <w:t>é</w:t>
      </w:r>
      <w:r>
        <w:t xml:space="preserve">on Walras, who took this idea further with his idea of a ‘general equilibrium’ </w:t>
      </w:r>
      <w:r>
        <w:fldChar w:fldCharType="begin" w:fldLock="1"/>
      </w:r>
      <w:r>
        <w:instrText>ADDIN CSL_CITATION {"citationItems":[{"id":"ITEM-1","itemData":{"author":[{"dropping-particle":"","family":"Walras","given":"Léon","non-dropping-particle":"","parse-names":false,"suffix":""}],"id":"ITEM-1","issued":{"date-parts":[["1874"]]},"number-of-pages":"620","title":"Elements of Pure Economics","type":"book"},"uris":["http://www.mendeley.com/documents/?uuid=f965d9e3-e358-47b5-921f-38f81f74ed23"]}],"mendeley":{"formattedCitation":"(Walras, 1874)","plainTextFormattedCitation":"(Walras, 1874)","previouslyFormattedCitation":"(Walras, 1874)"},"properties":{"noteIndex":0},"schema":"https://github.com/citation-style-language/schema/raw/master/csl-citation.json"}</w:instrText>
      </w:r>
      <w:r>
        <w:fldChar w:fldCharType="separate"/>
      </w:r>
      <w:r w:rsidRPr="00993EE2">
        <w:rPr>
          <w:noProof/>
        </w:rPr>
        <w:t>(Walras, 1874)</w:t>
      </w:r>
      <w:r>
        <w:fldChar w:fldCharType="end"/>
      </w:r>
      <w:r>
        <w:t>. In such an equilibrium, each subject maximises their utility while ‘clearing’ a market (i.e. there is no leftover supply or demand in the economic environment). Such a toy equilibrium is shown for two monkeys trading bananas and apples in figure a2.1, extending Edgeworth’s portrayal of indifference curves illustrated in figure 1. The marginal utility of each good, represented by the indifference point, is the key contributor to each monkey’s demand for the two fruits provided which along with the initial allocation (the supply) will give rise to prices. This role of marginal utility in determining the demand for goods is key to solving Adam Smith’s ‘diamond paradox’. Though the first unit of water supplied to a dehydrated person is worth more than the first unit of diamonds, in general water is plentiful, so an additional unit of diamonds contains more marginal utility</w:t>
      </w:r>
      <w:ins w:id="55" w:author="Andreas Poehlmann" w:date="2021-01-18T21:37:00Z">
        <w:r w:rsidR="00C76237">
          <w:t>.</w:t>
        </w:r>
      </w:ins>
    </w:p>
    <w:p w14:paraId="2C518059" w14:textId="77777777" w:rsidR="00BF3195" w:rsidRDefault="00BF3195" w:rsidP="00BF3195">
      <w:r>
        <w:t xml:space="preserve">The capstone of Walras’ theory of value were extensions by Ken Arrow and Gerard Debreu in their 1954 model of general equilibria in markets, for which the former won the Nobel prize in economics in 1972 </w:t>
      </w:r>
      <w:r>
        <w:fldChar w:fldCharType="begin" w:fldLock="1"/>
      </w:r>
      <w:r>
        <w:instrText>ADDIN CSL_CITATION {"citationItems":[{"id":"ITEM-1","itemData":{"ISBN":"0305624042000","author":[{"dropping-particle":"","family":"Arrow","given":"Ken","non-dropping-particle":"","parse-names":false,"suffix":""},{"dropping-particle":"","family":"Debreu","given":"Gerard","non-dropping-particle":"","parse-names":false,"suffix":""}],"container-title":"Econometrica","id":"ITEM-1","issue":"3","issued":{"date-parts":[["1954"]]},"page":"265-290","title":"Existence of an Equilibrium for a Competitive Economy","type":"article-journal","volume":"22"},"uris":["http://www.mendeley.com/documents/?uuid=a645bfcb-567c-4efd-988c-f8019a8aaafd"]}],"mendeley":{"formattedCitation":"(Arrow &amp; Debreu, 1954)","plainTextFormattedCitation":"(Arrow &amp; Debreu, 1954)","previouslyFormattedCitation":"(Arrow &amp; Debreu, 1954)"},"properties":{"noteIndex":0},"schema":"https://github.com/citation-style-language/schema/raw/master/csl-citation.json"}</w:instrText>
      </w:r>
      <w:r>
        <w:fldChar w:fldCharType="separate"/>
      </w:r>
      <w:r w:rsidRPr="00972E2E">
        <w:rPr>
          <w:noProof/>
        </w:rPr>
        <w:t>(Arrow &amp; Debreu, 1954)</w:t>
      </w:r>
      <w:r>
        <w:fldChar w:fldCharType="end"/>
      </w:r>
      <w:r>
        <w:t>. Arrow and Debreu showed that, with some assumptions, a competitive market should arrive at prices which balance the supply and demand (i.e. the utility) of goods across the entire range of products.</w:t>
      </w:r>
    </w:p>
    <w:p w14:paraId="4DB5B018" w14:textId="77777777" w:rsidR="00BF3195" w:rsidRDefault="00BF3195" w:rsidP="00BF3195">
      <w:r>
        <w:t xml:space="preserve">Overall, the neoclassical school of economics and their ‘marginal revolution’ showed that goods do not have an intrinsic worth. As Carl </w:t>
      </w:r>
      <w:proofErr w:type="spellStart"/>
      <w:r>
        <w:t>Menger</w:t>
      </w:r>
      <w:proofErr w:type="spellEnd"/>
      <w:r>
        <w:t xml:space="preserve"> stated </w:t>
      </w:r>
      <w:r>
        <w:fldChar w:fldCharType="begin" w:fldLock="1"/>
      </w:r>
      <w:r>
        <w:instrText>ADDIN CSL_CITATION {"citationItems":[{"id":"ITEM-1","itemData":{"author":[{"dropping-particle":"","family":"Menger","given":"Carl","non-dropping-particle":"","parse-names":false,"suffix":""}],"id":"ITEM-1","issued":{"date-parts":[["1950"]]},"number-of-pages":"330","title":"Principles of Economics (trans. Dingwall and Hoselitz)","type":"book"},"uris":["http://www.mendeley.com/documents/?uuid=4744e64a-689c-4c7d-a5f6-e2b327116a7f"]}],"mendeley":{"formattedCitation":"(Menger, 1950)","plainTextFormattedCitation":"(Menger, 1950)","previouslyFormattedCitation":"(Menger, 1950)"},"properties":{"noteIndex":0},"schema":"https://github.com/citation-style-language/schema/raw/master/csl-citation.json"}</w:instrText>
      </w:r>
      <w:r>
        <w:fldChar w:fldCharType="separate"/>
      </w:r>
      <w:r w:rsidRPr="003536BB">
        <w:rPr>
          <w:noProof/>
        </w:rPr>
        <w:t>(Menger, 1950)</w:t>
      </w:r>
      <w:r>
        <w:fldChar w:fldCharType="end"/>
      </w:r>
      <w:r>
        <w:t>:</w:t>
      </w:r>
    </w:p>
    <w:p w14:paraId="4E3179C9" w14:textId="525EBC53" w:rsidR="005B66BB" w:rsidRDefault="00BF3195" w:rsidP="00BF3195">
      <w:pPr>
        <w:spacing w:line="240" w:lineRule="auto"/>
      </w:pPr>
      <w:r w:rsidRPr="003E37E6">
        <w:rPr>
          <w:rFonts w:ascii="Times New Roman" w:eastAsia="Times New Roman" w:hAnsi="Times New Roman" w:cs="Times New Roman"/>
          <w:i/>
          <w:iCs/>
          <w:sz w:val="24"/>
          <w:szCs w:val="24"/>
          <w:lang w:eastAsia="en-GB"/>
        </w:rPr>
        <w:t>“</w:t>
      </w:r>
      <w:r w:rsidRPr="004D2CCE">
        <w:rPr>
          <w:rFonts w:ascii="Times New Roman" w:eastAsia="Times New Roman" w:hAnsi="Times New Roman" w:cs="Times New Roman"/>
          <w:i/>
          <w:iCs/>
          <w:sz w:val="24"/>
          <w:szCs w:val="24"/>
          <w:lang w:eastAsia="en-GB"/>
        </w:rPr>
        <w:t>Value is thus nothing inherent in goods, no property of them, nor an independent thing existing by itself. It is a judgment economizing men make about the importance of the goods</w:t>
      </w:r>
      <w:r w:rsidRPr="003E37E6">
        <w:rPr>
          <w:rFonts w:ascii="Times New Roman" w:eastAsia="Times New Roman" w:hAnsi="Times New Roman" w:cs="Times New Roman"/>
          <w:i/>
          <w:iCs/>
          <w:sz w:val="24"/>
          <w:szCs w:val="24"/>
          <w:lang w:eastAsia="en-GB"/>
        </w:rPr>
        <w:t xml:space="preserve"> </w:t>
      </w:r>
      <w:r w:rsidRPr="003E37E6">
        <w:rPr>
          <w:i/>
          <w:iCs/>
        </w:rPr>
        <w:t> at their disposal for the maintenance of their lives and well-being.</w:t>
      </w:r>
      <w:r w:rsidRPr="004D2CCE">
        <w:rPr>
          <w:rFonts w:ascii="Times New Roman" w:eastAsia="Times New Roman" w:hAnsi="Times New Roman" w:cs="Times New Roman"/>
          <w:i/>
          <w:iCs/>
          <w:sz w:val="24"/>
          <w:szCs w:val="24"/>
          <w:lang w:eastAsia="en-GB"/>
        </w:rPr>
        <w:t xml:space="preserve"> Hence value does not exist outside the consciousness of men</w:t>
      </w:r>
      <w:r w:rsidRPr="003E37E6">
        <w:rPr>
          <w:rFonts w:ascii="Times New Roman" w:eastAsia="Times New Roman" w:hAnsi="Times New Roman" w:cs="Times New Roman"/>
          <w:i/>
          <w:iCs/>
          <w:sz w:val="24"/>
          <w:szCs w:val="24"/>
          <w:lang w:eastAsia="en-GB"/>
        </w:rPr>
        <w:t>”</w:t>
      </w:r>
      <w:r w:rsidRPr="003E37E6">
        <w:rPr>
          <w:rStyle w:val="FootnoteReference"/>
          <w:rFonts w:ascii="Times New Roman" w:eastAsia="Times New Roman" w:hAnsi="Times New Roman" w:cs="Times New Roman"/>
          <w:sz w:val="24"/>
          <w:szCs w:val="24"/>
          <w:lang w:eastAsia="en-GB"/>
        </w:rPr>
        <w:footnoteReference w:id="24"/>
      </w:r>
      <w:r w:rsidRPr="003E37E6">
        <w:t xml:space="preserve"> </w:t>
      </w:r>
    </w:p>
    <w:p w14:paraId="176B9E89" w14:textId="77777777" w:rsidR="005B66BB" w:rsidRDefault="005B66BB">
      <w:r>
        <w:br w:type="page"/>
      </w:r>
    </w:p>
    <w:p w14:paraId="0667ACD9" w14:textId="0AE2DD22" w:rsidR="005B66BB" w:rsidRDefault="005B66BB">
      <w:pPr>
        <w:rPr>
          <w:i/>
          <w:iCs/>
        </w:rPr>
      </w:pPr>
      <w:r>
        <w:rPr>
          <w:i/>
          <w:iCs/>
        </w:rPr>
        <w:br w:type="page"/>
      </w:r>
      <w:r>
        <w:rPr>
          <w:noProof/>
        </w:rPr>
        <mc:AlternateContent>
          <mc:Choice Requires="wpg">
            <w:drawing>
              <wp:anchor distT="0" distB="0" distL="114300" distR="114300" simplePos="0" relativeHeight="251689984" behindDoc="0" locked="0" layoutInCell="1" allowOverlap="1" wp14:anchorId="3C4A247D" wp14:editId="03669FAA">
                <wp:simplePos x="0" y="0"/>
                <wp:positionH relativeFrom="column">
                  <wp:posOffset>0</wp:posOffset>
                </wp:positionH>
                <wp:positionV relativeFrom="paragraph">
                  <wp:posOffset>-635</wp:posOffset>
                </wp:positionV>
                <wp:extent cx="6096846" cy="6813973"/>
                <wp:effectExtent l="0" t="0" r="18415" b="25400"/>
                <wp:wrapNone/>
                <wp:docPr id="25" name="Group 25"/>
                <wp:cNvGraphicFramePr/>
                <a:graphic xmlns:a="http://schemas.openxmlformats.org/drawingml/2006/main">
                  <a:graphicData uri="http://schemas.microsoft.com/office/word/2010/wordprocessingGroup">
                    <wpg:wgp>
                      <wpg:cNvGrpSpPr/>
                      <wpg:grpSpPr>
                        <a:xfrm>
                          <a:off x="0" y="0"/>
                          <a:ext cx="6096846" cy="6813973"/>
                          <a:chOff x="0" y="0"/>
                          <a:chExt cx="6096846" cy="6813973"/>
                        </a:xfrm>
                      </wpg:grpSpPr>
                      <wps:wsp>
                        <wps:cNvPr id="17" name="Text Box 2"/>
                        <wps:cNvSpPr txBox="1">
                          <a:spLocks noChangeArrowheads="1"/>
                        </wps:cNvSpPr>
                        <wps:spPr bwMode="auto">
                          <a:xfrm>
                            <a:off x="389466" y="4436533"/>
                            <a:ext cx="5707380" cy="2377440"/>
                          </a:xfrm>
                          <a:prstGeom prst="rect">
                            <a:avLst/>
                          </a:prstGeom>
                          <a:solidFill>
                            <a:srgbClr val="FFFFFF"/>
                          </a:solidFill>
                          <a:ln w="9525">
                            <a:solidFill>
                              <a:srgbClr val="000000"/>
                            </a:solidFill>
                            <a:miter lim="800000"/>
                            <a:headEnd/>
                            <a:tailEnd/>
                          </a:ln>
                        </wps:spPr>
                        <wps:txbx>
                          <w:txbxContent>
                            <w:p w14:paraId="58CB50AD" w14:textId="77777777" w:rsidR="006C6BE6" w:rsidRPr="00B76B1F" w:rsidRDefault="006C6BE6" w:rsidP="005B66BB">
                              <w:r>
                                <w:rPr>
                                  <w:b/>
                                  <w:bCs/>
                                </w:rPr>
                                <w:t xml:space="preserve">Figure a2.1 Neoclassical theories of utility provide the framework for </w:t>
                              </w:r>
                              <w:r>
                                <w:rPr>
                                  <w:b/>
                                  <w:bCs/>
                                </w:rPr>
                                <w:t xml:space="preserve">Walrasian equilibria. </w:t>
                              </w:r>
                              <w:r>
                                <w:t>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Walrasian equilibrium can be found where the monkeys trade the good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wps:txbx>
                        <wps:bodyPr rot="0" vert="horz" wrap="square" lIns="91440" tIns="45720" rIns="91440" bIns="45720" anchor="t" anchorCtr="0">
                          <a:noAutofit/>
                        </wps:bodyPr>
                      </wps:wsp>
                      <pic:pic xmlns:pic="http://schemas.openxmlformats.org/drawingml/2006/picture">
                        <pic:nvPicPr>
                          <pic:cNvPr id="19" name="Picture 19" descr="Diagram&#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69330" cy="4213860"/>
                          </a:xfrm>
                          <a:prstGeom prst="rect">
                            <a:avLst/>
                          </a:prstGeom>
                        </pic:spPr>
                      </pic:pic>
                    </wpg:wgp>
                  </a:graphicData>
                </a:graphic>
              </wp:anchor>
            </w:drawing>
          </mc:Choice>
          <mc:Fallback>
            <w:pict>
              <v:group w14:anchorId="3C4A247D" id="Group 25" o:spid="_x0000_s1041" style="position:absolute;margin-left:0;margin-top:-.05pt;width:480.05pt;height:536.55pt;z-index:251689984" coordsize="60968,68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">
                <v:shape id="_x0000_s1042" type="#_x0000_t202" style="position:absolute;left:3894;top:44365;width:57074;height:2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">
                  <v:textbox>
                    <w:txbxContent>
                      <w:p w14:paraId="58CB50AD" w14:textId="77777777" w:rsidR="006C6BE6" w:rsidRPr="00B76B1F" w:rsidRDefault="006C6BE6" w:rsidP="005B66BB">
                        <w:r>
                          <w:rPr>
                            <w:b/>
                            <w:bCs/>
                          </w:rPr>
                          <w:t xml:space="preserve">Figure a2.1 Neoclassical theories of utility provide the framework for </w:t>
                        </w:r>
                        <w:proofErr w:type="spellStart"/>
                        <w:r>
                          <w:rPr>
                            <w:b/>
                            <w:bCs/>
                          </w:rPr>
                          <w:t>Walrasian</w:t>
                        </w:r>
                        <w:proofErr w:type="spellEnd"/>
                        <w:r>
                          <w:rPr>
                            <w:b/>
                            <w:bCs/>
                          </w:rPr>
                          <w:t xml:space="preserve"> equilibria. </w:t>
                        </w:r>
                        <w:r>
                          <w:t xml:space="preserve">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t>
                        </w:r>
                        <w:proofErr w:type="spellStart"/>
                        <w:r>
                          <w:t>Walrasian</w:t>
                        </w:r>
                        <w:proofErr w:type="spellEnd"/>
                        <w:r>
                          <w:t xml:space="preserve"> equilibrium can be found where the monkeys trade the </w:t>
                        </w:r>
                        <w:proofErr w:type="gramStart"/>
                        <w:r>
                          <w:t>good</w:t>
                        </w:r>
                        <w:proofErr w:type="gramEnd"/>
                        <w:r>
                          <w:t xml:space="preserve">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v:textbox>
                </v:shape>
                <v:shape id="Picture 19" o:spid="_x0000_s1043" type="#_x0000_t75" alt="Diagram&#10;&#10;Description automatically generated" style="position:absolute;width:60693;height:42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">
                  <v:imagedata r:id="rId24" o:title="Diagram&#10;&#10;Description automatically generated"/>
                </v:shape>
              </v:group>
            </w:pict>
          </mc:Fallback>
        </mc:AlternateContent>
      </w:r>
    </w:p>
    <w:p w14:paraId="5B19F187" w14:textId="77777777" w:rsidR="00BF3195" w:rsidRDefault="00BF3195" w:rsidP="00BF3195">
      <w:pPr>
        <w:rPr>
          <w:b/>
          <w:bCs/>
        </w:rPr>
      </w:pPr>
      <w:r>
        <w:rPr>
          <w:b/>
          <w:bCs/>
        </w:rPr>
        <w:t>Do we like value or do we want it?</w:t>
      </w:r>
    </w:p>
    <w:p w14:paraId="0D53BC43" w14:textId="77777777" w:rsidR="00BF3195" w:rsidRDefault="00BF3195" w:rsidP="00BF3195">
      <w:r>
        <w:t xml:space="preserve">The idea of utility as something internal to an individual’s mind remains a key tenet to economic thought. However, it raises the question of where this utility arises from. Throughout the main body of this thesis we dodge this question, regarding animals as ‘utility maximising’ computers who will seek out the greatest reward (defined as anything which reinforces the behaviour to receive said reward). For the study of whether and how monkeys perform auction tasks and the correlates of dopaminergic neuron firing during these tasks, this is a satisfactory definition. For this reason, experiments of reward use objective dimensions of reward, in this case, the magnitude of juice offered, but also commonly, the probability or even the quantified nutritional content </w:t>
      </w:r>
      <w:r>
        <w:fldChar w:fldCharType="begin" w:fldLock="1"/>
      </w:r>
      <w:r>
        <w:instrText>ADDIN CSL_CITATION {"citationItems":[{"id":"ITEM-1","itemData":{"DOI":"10.1002/hbm.22346","ISSN":"10970193","PMID":"24038614","abstract":"How fat is sensed in the mouth and represented in the brain is important in relation to the pleasantness of food, appetite control, and the design of foods that reproduce the mouthfeel of fat yet have low energy content. We show that the human somatosensory cortex (SSC) is involved in oral fat processing via functional coupling to the orbitofrontal cortex (OFC), where the pleasantness of fat texture is represented. Using functional MRI, we found that activity in SSC was more strongly correlated with the OFC during the consumption of a high fat food with a pleasant (vanilla) flavor compared to a low fat food with the same flavor. This effect was not found in control analyses using high fat foods with a less pleasant flavor or pleasant-flavored low fat foods. SSC activity correlated with subjective ratings of fattiness, but not of texture pleasantness or flavor pleasantness, indicating a representation that is not involved in hedonic processing per se. Across subjects, the magnitude of OFC-SSC coupling explained inter-individual variation in texture pleasantness evaluations. These findings extend known SSC functions to a specific role in the processing of pleasant-flavored oral fat, and identify a neural mechanism potentially important in appetite, overeating, and obesity. © 2013 Wiley Periodicals, Inc.","author":[{"dropping-particle":"","family":"Grabenhorst","given":"Fabian","non-dropping-particle":"","parse-names":false,"suffix":""},{"dropping-particle":"","family":"Rolls","given":"Edmund T.","non-dropping-particle":"","parse-names":false,"suffix":""}],"container-title":"Human Brain Mapping","id":"ITEM-1","issue":"6","issued":{"date-parts":[["2014"]]},"page":"2521-2530","title":"The representation of oral fat texture in the human somatosensory cortex","type":"article-journal","volume":"35"},"uris":["http://www.mendeley.com/documents/?uuid=c86e80a0-24f0-4a09-858a-df7cb1f47152"]}],"mendeley":{"formattedCitation":"(Grabenhorst &amp; Rolls, 2014)","plainTextFormattedCitation":"(Grabenhorst &amp; Rolls, 2014)","previouslyFormattedCitation":"(Grabenhorst &amp; Rolls, 2014)"},"properties":{"noteIndex":0},"schema":"https://github.com/citation-style-language/schema/raw/master/csl-citation.json"}</w:instrText>
      </w:r>
      <w:r>
        <w:fldChar w:fldCharType="separate"/>
      </w:r>
      <w:r w:rsidRPr="003E37E6">
        <w:rPr>
          <w:noProof/>
        </w:rPr>
        <w:t>(Grabenhorst &amp; Rolls, 2014)</w:t>
      </w:r>
      <w:r>
        <w:fldChar w:fldCharType="end"/>
      </w:r>
      <w:r>
        <w:t xml:space="preserve">. More certain and larger rewards containing necessary nutrients are dominantly rewarding over those that are less likely to be delivered, are smaller, or do less to satisfy basic physiological needs. We ‘want’ to maximise the rewards we obtain in the same way that a computer program ‘wants’ a higher score on a video game </w:t>
      </w:r>
      <w:r>
        <w:fldChar w:fldCharType="begin" w:fldLock="1"/>
      </w:r>
      <w:r>
        <w:instrText>ADDIN CSL_CITATION {"citationItems":[{"id":"ITEM-1","itemData":{"abstract":"We present the first deep learning model to successfully learn control policies directly from high-dimensional sensory input using reinforcement learning. The model is a convolutional neural network, trained with a variant of Q-learning, whose input is raw pixels and whose output is a value function estimating future rewards. We apply our method to seven Atari 2600 games from the Arcade Learning Environment, with no adjustment of the architecture or learning algorithm. We find that it outperforms all previous approaches on six of the games and surpasses a human expert on three of them.","author":[{"dropping-particle":"","family":"Mnih","given":"Volodymyr","non-dropping-particle":"","parse-names":false,"suffix":""},{"dropping-particle":"","family":"Kavukcuoglu","given":"Koray","non-dropping-particle":"","parse-names":false,"suffix":""},{"dropping-particle":"","family":"Silver","given":"David","non-dropping-particle":"","parse-names":false,"suffix":""},{"dropping-particle":"","family":"Graves","given":"Alex","non-dropping-particle":"","parse-names":false,"suffix":""},{"dropping-particle":"","family":"Antonoglou","given":"Ioannis","non-dropping-particle":"","parse-names":false,"suffix":""},{"dropping-particle":"","family":"Wierstra","given":"Daan","non-dropping-particle":"","parse-names":false,"suffix":""},{"dropping-particle":"","family":"Riedmiller","given":"Martin","non-dropping-particle":"","parse-names":false,"suffix":""}],"container-title":"arXiv","id":"ITEM-1","issued":{"date-parts":[["2013"]]},"page":"1-9","title":"Playing Atari with Deep Reinforcement Learning","type":"article-journal"},"uris":["http://www.mendeley.com/documents/?uuid=a8f85df0-6558-4903-928b-5aff8fd2ba3d"]}],"mendeley":{"formattedCitation":"(Mnih et al., 2013)","plainTextFormattedCitation":"(Mnih et al., 2013)","previouslyFormattedCitation":"(Mnih et al., 2013)"},"properties":{"noteIndex":0},"schema":"https://github.com/citation-style-language/schema/raw/master/csl-citation.json"}</w:instrText>
      </w:r>
      <w:r>
        <w:fldChar w:fldCharType="separate"/>
      </w:r>
      <w:r w:rsidRPr="00745FD5">
        <w:rPr>
          <w:noProof/>
        </w:rPr>
        <w:t>(Mnih et al., 2013)</w:t>
      </w:r>
      <w:r>
        <w:fldChar w:fldCharType="end"/>
      </w:r>
      <w:r>
        <w:t xml:space="preserve"> or to win a game of chess </w:t>
      </w:r>
      <w:r>
        <w:fldChar w:fldCharType="begin" w:fldLock="1"/>
      </w:r>
      <w:r>
        <w:instrText>ADDIN CSL_CITATION {"citationItems":[{"id":"ITEM-1","itemData":{"DOI":"10.1126/science.aar6404","ISSN":"10959203","PMID":"30523106","abstract":"The game of chess is the longest-studied domain in the history of artificial intelligence. The strongest programs are based on a combination of sophisticated search techniques, domain-specific adaptations, and handcrafted evaluation functions that have been refined by human experts over several decades. By contrast, the AlphaGo Zero program recently achieved superhuman performance in the game of Go by reinforcement learning from self-play. In this paper, we generalize this approach into a single AlphaZero algorithm that can achieve superhuman performance in many challenging games. Starting from random play and given no domain knowledge except the game rules, AlphaZero convincingly defeated a world champion program in the games of chess and shogi (Japanese chess), as well as Go.","author":[{"dropping-particle":"","family":"Silver","given":"David","non-dropping-particle":"","parse-names":false,"suffix":""},{"dropping-particle":"","family":"Hubert","given":"Thomas","non-dropping-particle":"","parse-names":false,"suffix":""},{"dropping-particle":"","family":"Schrittwieser","given":"Julian","non-dropping-particle":"","parse-names":false,"suffix":""},{"dropping-particle":"","family":"Antonoglou","given":"Ioannis","non-dropping-particle":"","parse-names":false,"suffix":""},{"dropping-particle":"","family":"Lai","given":"Matthew","non-dropping-particle":"","parse-names":false,"suffix":""},{"dropping-particle":"","family":"Guez","given":"Arthur","non-dropping-particle":"","parse-names":false,"suffix":""},{"dropping-particle":"","family":"Lanctot","given":"Marc","non-dropping-particle":"","parse-names":false,"suffix":""},{"dropping-particle":"","family":"Sifre","given":"Laurent","non-dropping-particle":"","parse-names":false,"suffix":""},{"dropping-particle":"","family":"Kumaran","given":"Dharshan","non-dropping-particle":"","parse-names":false,"suffix":""},{"dropping-particle":"","family":"Graepel","given":"Thore","non-dropping-particle":"","parse-names":false,"suffix":""},{"dropping-particle":"","family":"Lillicrap","given":"Timothy","non-dropping-particle":"","parse-names":false,"suffix":""},{"dropping-particle":"","family":"Simonyan","given":"Karen","non-dropping-particle":"","parse-names":false,"suffix":""},{"dropping-particle":"","family":"Hassabis","given":"Demis","non-dropping-particle":"","parse-names":false,"suffix":""}],"container-title":"Science","id":"ITEM-1","issue":"6419","issued":{"date-parts":[["2018"]]},"page":"1140-1144","title":"A general reinforcement learning algorithm that masters chess, shogi, and Go through self-play","type":"article-journal","volume":"362"},"uris":["http://www.mendeley.com/documents/?uuid=0f88f041-00b3-4478-8d2d-e82d31a0b2e5"]}],"mendeley":{"formattedCitation":"(Silver et al., 2018)","plainTextFormattedCitation":"(Silver et al., 2018)","previouslyFormattedCitation":"(Silver et al., 2018)"},"properties":{"noteIndex":0},"schema":"https://github.com/citation-style-language/schema/raw/master/csl-citation.json"}</w:instrText>
      </w:r>
      <w:r>
        <w:fldChar w:fldCharType="separate"/>
      </w:r>
      <w:r w:rsidRPr="00745FD5">
        <w:rPr>
          <w:noProof/>
        </w:rPr>
        <w:t>(Silver et al., 2018)</w:t>
      </w:r>
      <w:r>
        <w:fldChar w:fldCharType="end"/>
      </w:r>
      <w:r>
        <w:t>.</w:t>
      </w:r>
    </w:p>
    <w:p w14:paraId="6069FF40" w14:textId="77777777" w:rsidR="00BF3195" w:rsidRDefault="00BF3195" w:rsidP="00BF3195">
      <w:r>
        <w:t xml:space="preserve">However, in practice humans and other animals do not spend their entire lives chasing rewards. When possible, that is, when the organism has accumulated enough of these base desires, organisms can expend the temporal, social, or indeed monetary capital. Indeed, in the colloquial usage of the word ‘reward’, many of the experiences people list as the most rewarding (such as travelling and time spent with partners and family) revolve around experiencing pleasure unrelated to physiological needs. Even when these ‘wanting’ and ‘liking’ overlap in a single good it is relatively clear that they are not the same thing. For instance, when viewing films at a cinema, the </w:t>
      </w:r>
      <w:commentRangeStart w:id="56"/>
      <w:r>
        <w:t>author</w:t>
      </w:r>
      <w:commentRangeEnd w:id="56"/>
      <w:r w:rsidR="001A1D20">
        <w:rPr>
          <w:rStyle w:val="CommentReference"/>
        </w:rPr>
        <w:commentReference w:id="56"/>
      </w:r>
      <w:r>
        <w:t xml:space="preserve"> regularly takes along a large bag of sugary sweets. Though he is able to space the first few out across many minutes and enjoys the pleasurable sweet taste of them, invariably by the end of the first hour or so this is replaced by a craving to continue eating even as the ‘liking’ response has been diminished or perhaps even reversed. </w:t>
      </w:r>
    </w:p>
    <w:p w14:paraId="5D721AD5" w14:textId="77777777" w:rsidR="00BF3195" w:rsidRDefault="00BF3195" w:rsidP="00BF3195">
      <w:r>
        <w:t xml:space="preserve">This idea of ‘wanting’ and ‘liking’ being dissociable concepts first arose in neuroscience to explain the lack of impact of 6-OHDA dopaminergic neurons on rat’s ability to taste </w:t>
      </w:r>
      <w:r>
        <w:fldChar w:fldCharType="begin" w:fldLock="1"/>
      </w:r>
      <w:r>
        <w:instrText>ADDIN CSL_CITATION {"citationItems":[{"id":"ITEM-1","itemData":{"DOI":"10.1037/0735-7044.103.1.36","ISSN":"07357044","PMID":"2493791","abstract":"The deficits in feeding and drinking that result from 6-hydroxydopamine (6-OHDA) lesions of the mesostriatal dopamine system are often explained using either sensorimotor arousal or anhedonia hypotheses. Sensorimotor arousal hypotheses posit that dopamine systems facilitate the capacity of sensory stimuli to activate any motor output. The anhedonia hypothesis suggests that dopamine systems amplify the hedonic impact of positive reinforcers. Natural palatability-dependent ingestive and aversive actions, which are emitted by rats to tastes, provide a sensitive test that can discriminate between these hypotheses: A reduction of sensorimotor arousal should diminish the ability of tastes to elicit any actions, whereas anhedonia should shift the balance between positive and aversive actions. To directly compare these two hypotheses, taste reactivity was examined in rats made aphagic by intranigral 6-OHDA injections. The results did not support either of these predictions: Taste reactivity was essentially unchanged. The persistence of normal taste reactivity argues against both an anhedonia and a global sensorimotor arousal interpretation and provides further evidence that the capacity for hedonics can be neurologically dissociated from motivated appetitive behavior. An incentive attribution hypothesis that can account for the results is discussed, along with its implications for a wide range of phenomena associated with dopamine depletion.","author":[{"dropping-particle":"","family":"Berridge","given":"Kent C.","non-dropping-particle":"","parse-names":false,"suffix":""},{"dropping-particle":"","family":"Venier","given":"Isabel L.","non-dropping-particle":"","parse-names":false,"suffix":""},{"dropping-particle":"","family":"Robinson","given":"Terry E.","non-dropping-particle":"","parse-names":false,"suffix":""}],"container-title":"Behavioral Neuroscience","id":"ITEM-1","issue":"1","issued":{"date-parts":[["1989"]]},"page":"36-45","title":"Taste Reactivity Analysis of 6-Hydroxydopamine-Induced Aphagia: Implications for Arousal and Anhedonia Hypotheses of Dopamine Function","type":"article-journal","volume":"103"},"uris":["http://www.mendeley.com/documents/?uuid=3b8359a9-3934-4d9c-a38c-b84c3eb81acc"]}],"mendeley":{"formattedCitation":"(Berridge et al., 1989)","plainTextFormattedCitation":"(Berridge et al., 1989)","previouslyFormattedCitation":"(Berridge et al., 1989)"},"properties":{"noteIndex":0},"schema":"https://github.com/citation-style-language/schema/raw/master/csl-citation.json"}</w:instrText>
      </w:r>
      <w:r>
        <w:fldChar w:fldCharType="separate"/>
      </w:r>
      <w:r w:rsidRPr="000235F3">
        <w:rPr>
          <w:noProof/>
        </w:rPr>
        <w:t>(Berridge et al., 1989)</w:t>
      </w:r>
      <w:r>
        <w:fldChar w:fldCharType="end"/>
      </w:r>
      <w:r>
        <w:rPr>
          <w:rStyle w:val="FootnoteReference"/>
        </w:rPr>
        <w:footnoteReference w:id="25"/>
      </w:r>
      <w:r>
        <w:t xml:space="preserve">. Though the lesions led to deficits in rats’ drinking and eating behaviour, they were still able to differentiate between tastes and retained their palate. I.e. the rats still ‘liked’ the taste of pleasurable food sources, but no longer ‘wanted’ them (in contrast the </w:t>
      </w:r>
      <w:r w:rsidRPr="00067B17">
        <w:t>gluttonous</w:t>
      </w:r>
      <w:r>
        <w:t xml:space="preserve"> </w:t>
      </w:r>
      <w:commentRangeStart w:id="57"/>
      <w:r>
        <w:t xml:space="preserve">author </w:t>
      </w:r>
      <w:commentRangeEnd w:id="57"/>
      <w:r w:rsidR="001A1D20">
        <w:rPr>
          <w:rStyle w:val="CommentReference"/>
        </w:rPr>
        <w:commentReference w:id="57"/>
      </w:r>
      <w:r>
        <w:t xml:space="preserve">in the cinema). Similar findings have been reported in humans where catecholamine treatments </w:t>
      </w:r>
      <w:r>
        <w:fldChar w:fldCharType="begin" w:fldLock="1"/>
      </w:r>
      <w:r>
        <w:instrText>ADDIN CSL_CITATION {"citationItems":[{"id":"ITEM-1","itemData":{"DOI":"10.1037/0735-7044.119.6.1619","ISSN":"07357044","PMID":"16420164","abstract":"The authors used the acute phenylalanine-tyrosine depletion (APTD) method to test the effect of transient catecholamine precursor depletion on cocaine craving, euphoria, and self-administration. Eight nondependent, nontreatment-seeking cocaine users self-administered 3 doses of cocaine (0.6, 1.5, 3.0 mg/kg, taken intranasally) following ingestion of (a) a nutritionally balanced amino acid mixture, (b) APTD, and (c) APTD followed by L-dopa/carbidopa (2 X 100 mg/25 mg). APTD decreased both cue-and cocaine-induced drug craving but not euphoria or self-administration. APTD + L-dopa also decreased drug craving, possibly reflecting the ability of L-dopa to transiently decrease dopamine cell filing. Together, these preliminary results suggest that the craving elicited by cocaine and cocaine cues is related to changes in catecholamine neurotransmission. Euphoria and the self-administration of freely available drugs by regular users, in comparison, might be better accounted for by other mechanisms. Copyright 2005 by the American Psychological Association.","author":[{"dropping-particle":"","family":"Leyton","given":"Marco","non-dropping-particle":"","parse-names":false,"suffix":""},{"dropping-particle":"","family":"Casey","given":"Kevin F.","non-dropping-particle":"","parse-names":false,"suffix":""},{"dropping-particle":"","family":"Delaney","given":"J. Scott","non-dropping-particle":"","parse-names":false,"suffix":""},{"dropping-particle":"","family":"Kolivakis","given":"Theodore","non-dropping-particle":"","parse-names":false,"suffix":""},{"dropping-particle":"","family":"Benkelfat","given":"Chawki","non-dropping-particle":"","parse-names":false,"suffix":""}],"container-title":"Behavioral Neuroscience","id":"ITEM-1","issue":"6","issued":{"date-parts":[["2005"]]},"page":"1619-1627","title":"Cocaine craving, euphoria, and self-administration: A preliminary study of the effect of catecholamine precursor depletion","type":"article-journal","volume":"119"},"uris":["http://www.mendeley.com/documents/?uuid=75e2c3cd-8652-4913-9e1d-65a133148d78"]}],"mendeley":{"formattedCitation":"(Leyton et al., 2005)","plainTextFormattedCitation":"(Leyton et al., 2005)","previouslyFormattedCitation":"(Leyton et al., 2005)"},"properties":{"noteIndex":0},"schema":"https://github.com/citation-style-language/schema/raw/master/csl-citation.json"}</w:instrText>
      </w:r>
      <w:r>
        <w:fldChar w:fldCharType="separate"/>
      </w:r>
      <w:r w:rsidRPr="00E91268">
        <w:rPr>
          <w:noProof/>
        </w:rPr>
        <w:t>(Leyton et al., 2005)</w:t>
      </w:r>
      <w:r>
        <w:fldChar w:fldCharType="end"/>
      </w:r>
      <w:r>
        <w:t xml:space="preserve"> and </w:t>
      </w:r>
      <w:r w:rsidRPr="00DA405F">
        <w:rPr>
          <w:rFonts w:ascii="Times New Roman" w:eastAsiaTheme="minorEastAsia" w:hAnsi="Times New Roman" w:cs="Times New Roman"/>
          <w:iCs/>
          <w:color w:val="242729"/>
          <w:sz w:val="24"/>
          <w:szCs w:val="24"/>
          <w:shd w:val="clear" w:color="auto" w:fill="FFFFFF"/>
        </w:rPr>
        <w:t>pimozide</w:t>
      </w:r>
      <w:r>
        <w:t xml:space="preserve"> application </w:t>
      </w:r>
      <w:r>
        <w:fldChar w:fldCharType="begin" w:fldLock="1"/>
      </w:r>
      <w:r>
        <w:instrText>ADDIN CSL_CITATION {"citationItems":[{"id":"ITEM-1","itemData":{"DOI":"10.1016/S0091-3057(96)00240-7","ISSN":"00913057","PMID":"9050084","abstract":"Studies with laboratory animals have shown that dopamine antagonists block the rewarding and interoceptive effects of amphetamine. However, studies using dopamine antagonists with humans have not consistently shown blockade of amphetamine-induced euphoria. The unexpected results in humans may relate to the low doses of dopamine antagonists tested. The purpose of this study was to evaluate the effects of a relatively high acute dose (8 mg) of the dopamine receptor antagonist, pimozide, on responses to d-amphetamine (10 and 20 mg) in normal volunteers. Male and female volunteers (N: 12) attended six sessions on which they received pimozide or placebo (7:30 am) followed by d-amphetamine or placebo (9:30 am). Subjective, physiological and behavioral measures were obtained at baseline (7:15 am) and hourly over a 5 h period. d-Amphetamine and pimozide, when administered alone, produced significant and opposite effects on ratings of Elation and Vigor, as well as on psychomotor performance and physiological measures. However, there were few significant interactions between pimozide and d-amphetamine. Thus, pimozide failed to consistently antagonize the effects of d-amphetamine, even at doses of pimozide that had behavioral and physiological effects when administered alone. Possible reasons for lack of robust dopamine antagonism of amphetamine-induced euphoria in humans are discussed.","author":[{"dropping-particle":"","family":"Brauer","given":"Lisa H.","non-dropping-particle":"","parse-names":false,"suffix":""},{"dropping-particle":"","family":"Wit","given":"Harriet","non-dropping-particle":"De","parse-names":false,"suffix":""}],"container-title":"Pharmacology Biochemistry and Behavior","id":"ITEM-1","issue":"2","issued":{"date-parts":[["1997"]]},"page":"265-272","title":"High dose pimozide does not block amphetamine-induced euphoria in normal volunteers","type":"article-journal","volume":"56"},"uris":["http://www.mendeley.com/documents/?uuid=afd0a0ca-3386-4600-abd9-eeebd6d8cdec"]}],"mendeley":{"formattedCitation":"(Brauer &amp; De Wit, 1997)","plainTextFormattedCitation":"(Brauer &amp; De Wit, 1997)","previouslyFormattedCitation":"(Brauer &amp; De Wit, 1997)"},"properties":{"noteIndex":0},"schema":"https://github.com/citation-style-language/schema/raw/master/csl-citation.json"}</w:instrText>
      </w:r>
      <w:r>
        <w:fldChar w:fldCharType="separate"/>
      </w:r>
      <w:r w:rsidRPr="00E91268">
        <w:rPr>
          <w:noProof/>
        </w:rPr>
        <w:t>(Brauer &amp; De Wit, 1997)</w:t>
      </w:r>
      <w:r>
        <w:fldChar w:fldCharType="end"/>
      </w:r>
      <w:r>
        <w:t xml:space="preserve"> reduce the craving for drugs such as cocaine and ecstasy, but not the euphoric feeling elicited when the drugs are taken.</w:t>
      </w:r>
    </w:p>
    <w:p w14:paraId="7D7C3C62" w14:textId="77777777" w:rsidR="00BF3195" w:rsidRDefault="00BF3195" w:rsidP="00BF3195">
      <w:r>
        <w:t xml:space="preserve">If it seems as though midbrain dopaminergic systems mediate the ‘wanting’ of potential utility (see also chapter 1 and discussions of hypersexuality and gambling disorders in treated Parkinson’s patients), which brain areas are implicated in ‘liking’ experienced utility? Studies measuring hedonic impact via conserved facial reactions to pleasurable, sweet stimuli involve the injection of either a control liquid or mimic of endogenous neurotransmitters to see the effect drugs have on an animal’s reaction to a stimulus. These studies have implicated the medial shell of the nucleus </w:t>
      </w:r>
      <w:proofErr w:type="spellStart"/>
      <w:r>
        <w:t>accumbens</w:t>
      </w:r>
      <w:proofErr w:type="spellEnd"/>
      <w:r>
        <w:t xml:space="preserve"> </w:t>
      </w:r>
      <w:r>
        <w:fldChar w:fldCharType="begin" w:fldLock="1"/>
      </w:r>
      <w:r>
        <w:instrText>ADDIN CSL_CITATION {"citationItems":[{"id":"ITEM-1","itemData":{"DOI":"10.1523/JNEUROSCI.2329-05.2005","ISSN":"02706474","PMID":"16354936","abstract":"μ-Opioid systems in the medial shell of the nucleus accumbens contribute to hedonic impact (\"liking\") for sweetness, food, and drug rewards. But does the entire medial shell generate reward hedonic impact? Or is there a specific localized site for opioid enhancement of hedonic \"liking\" in the medial shell? And how does enhanced taste hedonic impact relate to opioid-stimulated increases in food intake? Here, we used a functional mapping procedure based on microinjection Fos plumes to localize opioid substrates in the medial shell of the nucleus accumbens that cause enhanced \"liking\" reactions to sweet pleasure and that stimulate food intake. We mapped changes in affective orofacial reactions of \"liking\"/\"disliking\" elicited by sucrose or quinine tastes after D-Ala2-N-Me-Phe 4-Glycol5-enkephalin (DAMGO) microinjections in rats and compared hedonic increases to food intake stimulated at the same sites. Our maps indicate that opioid-induced increases in sucrose hedonic impact are generated by a localized cubic millimeter site in a rostrodorsal region of the medial shell. In contrast, all regions of the medial shell generated DAMGO-induced robust increases in eating behavior and food intake. Thus, our results identify a locus for opioid amplification of hedonic impact and reveal a distinction between opioid mechanisms of food intake and hedonic impact. Opioid circuits for stimulating food intake are widely distributed, whereas hedonic \"liking\" circuits are more tightly localized in the rostromedial shell of the nucleus accumbens. Copyright © 2005 Society for Neuroscience.","author":[{"dropping-particle":"","family":"Peciña","given":"Susana","non-dropping-particle":"","parse-names":false,"suffix":""},{"dropping-particle":"","family":"Berridge","given":"Kent C.","non-dropping-particle":"","parse-names":false,"suffix":""}],"container-title":"Journal of Neuroscience","id":"ITEM-1","issue":"50","issued":{"date-parts":[["2005"]]},"page":"11777-11786","title":"Hedonic hot spot in nucleus accumbens shell: Where do μ-Opioids cause increased hedonic impact of sweetness?","type":"article-journal","volume":"25"},"uris":["http://www.mendeley.com/documents/?uuid=2abbeb5e-c9ea-4224-9ff7-a42e8488bcab"]}],"mendeley":{"formattedCitation":"(Peciña &amp; Berridge, 2005)","plainTextFormattedCitation":"(Peciña &amp; Berridge, 2005)","previouslyFormattedCitation":"(Peciña &amp; Berridge, 2005)"},"properties":{"noteIndex":0},"schema":"https://github.com/citation-style-language/schema/raw/master/csl-citation.json"}</w:instrText>
      </w:r>
      <w:r>
        <w:fldChar w:fldCharType="separate"/>
      </w:r>
      <w:r w:rsidRPr="00173C6B">
        <w:rPr>
          <w:noProof/>
        </w:rPr>
        <w:t>(Peciña &amp; Berridge, 2005)</w:t>
      </w:r>
      <w:r>
        <w:fldChar w:fldCharType="end"/>
      </w:r>
      <w:r>
        <w:t xml:space="preserve">, and the ventral palladium </w:t>
      </w:r>
      <w:r>
        <w:fldChar w:fldCharType="begin" w:fldLock="1"/>
      </w:r>
      <w:r>
        <w:instrText>ADDIN CSL_CITATION {"citationItems":[{"id":"ITEM-1","itemData":{"DOI":"10.1523/JNEUROSCI.1902-05.2005","ISSN":"02706474","PMID":"16177031","abstract":"How are natural reward functions such as sucrose hedonic impact and the motivation to eat generated within the ventral pallidum (VP)? Here, we used a novel microinjection and functional mapping procedure to neuroanatomically localize and neurochemically characterize substrates in the VP that mediate increases in eating behavior and enhancements in taste hedonic \"liking\" reactions. The μ-opioid agonist D-Ala2-N-Me- Phe4-Glycol5-enkephalin (DAMGO) caused increased hedonic \"liking\" reactions to sucrose only in the posterior VP but conversely suppressed \"liking\" reactions in the anterior and central VP. DAMGO similarly stimulated eating behavior in the posterior and central VP and suppressed eating in the anterior VP. In contrast, the GABAA antagonist bicuculline increased eating behavior at all VP sites, yet completely failed to enhance sucrose \"liking\" reactions at any site. These results reveal that VP generation of increased food reward and increased eating behavior is related but dissociable. Hedonic \"liking\" and eating are systematically mapped in a neuroanatomically and neurochemically interactive manner in the VP. Copyright © 2005 Society for Neuroscience.","author":[{"dropping-particle":"","family":"Smith","given":"Kyle S.","non-dropping-particle":"","parse-names":false,"suffix":""},{"dropping-particle":"","family":"Berridge","given":"Kent C.","non-dropping-particle":"","parse-names":false,"suffix":""}],"container-title":"Journal of Neuroscience","id":"ITEM-1","issue":"38","issued":{"date-parts":[["2005"]]},"page":"8637-8649","title":"The ventral pallidum and hedonic reward: Neurochemical maps of sucrose \"liking\" and food intake","type":"article-journal","volume":"25"},"uris":["http://www.mendeley.com/documents/?uuid=4362c820-3327-491b-8359-dbab5a614908"]}],"mendeley":{"formattedCitation":"(K. S. Smith &amp; Berridge, 2005)","plainTextFormattedCitation":"(K. S. Smith &amp; Berridge, 2005)","previouslyFormattedCitation":"(K. S. Smith &amp; Berridge, 2005)"},"properties":{"noteIndex":0},"schema":"https://github.com/citation-style-language/schema/raw/master/csl-citation.json"}</w:instrText>
      </w:r>
      <w:r>
        <w:fldChar w:fldCharType="separate"/>
      </w:r>
      <w:r w:rsidRPr="00173C6B">
        <w:rPr>
          <w:noProof/>
        </w:rPr>
        <w:t>(K. S. Smith &amp; Berridge, 2005)</w:t>
      </w:r>
      <w:r>
        <w:fldChar w:fldCharType="end"/>
      </w:r>
      <w:r>
        <w:t xml:space="preserve"> in the ‘liking’ component of utility. Human lesions of the ventral palladium have also been known to lead to apathy </w:t>
      </w:r>
      <w:r>
        <w:fldChar w:fldCharType="begin" w:fldLock="1"/>
      </w:r>
      <w:r>
        <w:instrText>ADDIN CSL_CITATION {"citationItems":[{"id":"ITEM-1","itemData":{"DOI":"10.1016/j.cortex.2012.04.013","ISSN":"00109452","PMID":"22721958","abstract":"Apathy is a complex, behavioural disorder associated with reduced spontaneous initiation of actions. Although present in mild forms in some healthy people, it is a pathological state in conditions such as Alzheimer's and Parkinson's disease where it can have profoundly devastating effects. Understanding the mechanisms underlying apathy is therefore of urgent concern but this has proven difficult because widespread brain changes in neurodegenerative diseases make interpretation difficult and there is no good animal model.Here we present a very rare case with profound apathy following bilateral, focal lesions of the basal ganglia, with globus pallidus regions that connect with orbitofrontal (OFC) and ventromedial prefrontal cortex (VMPFC) particularly affected. Using two measures of oculomotor decision-making we show that apathy in this individual was associated with reward insensitivity. However, reward sensitivity could be established partially with levodopa and more effectively with a dopamine receptor agonist. Concomitantly, there was an improvement in the patient's clinical state, with reduced apathy, greater motivation and increased social interactions. These findings provide a model system to study a key neuropsychiatric disorder. They demonstrate that reward insensitivity associated with basal ganglia dysfunction might be an important component of apathy that can be reversed by dopaminergic modulation. © 2012 Elsevier Ltd.","author":[{"dropping-particle":"","family":"Adam","given":"Robert","non-dropping-particle":"","parse-names":false,"suffix":""},{"dropping-particle":"","family":"Leff","given":"Alexander","non-dropping-particle":"","parse-names":false,"suffix":""},{"dropping-particle":"","family":"Sinha","given":"Nihal","non-dropping-particle":"","parse-names":false,"suffix":""},{"dropping-particle":"","family":"Turner","given":"Christopher","non-dropping-particle":"","parse-names":false,"suffix":""},{"dropping-particle":"","family":"Bays","given":"Paul","non-dropping-particle":"","parse-names":false,"suffix":""},{"dropping-particle":"","family":"Draganski","given":"Bogdan","non-dropping-particle":"","parse-names":false,"suffix":""},{"dropping-particle":"","family":"Husain","given":"Masud","non-dropping-particle":"","parse-names":false,"suffix":""}],"container-title":"Cortex","id":"ITEM-1","issue":"5","issued":{"date-parts":[["2013"]]},"page":"1292-1303","publisher":"Elsevier Ltd","title":"Dopamine reverses reward insensitivity in apathy following globus pallidus lesions","type":"article-journal","volume":"49"},"uris":["http://www.mendeley.com/documents/?uuid=6cc0429d-a7c1-42a1-bae2-816ddb0bca76"]}],"mendeley":{"formattedCitation":"(Adam et al., 2013)","plainTextFormattedCitation":"(Adam et al., 2013)","previouslyFormattedCitation":"(Adam et al., 2013)"},"properties":{"noteIndex":0},"schema":"https://github.com/citation-style-language/schema/raw/master/csl-citation.json"}</w:instrText>
      </w:r>
      <w:r>
        <w:fldChar w:fldCharType="separate"/>
      </w:r>
      <w:r w:rsidRPr="00173C6B">
        <w:rPr>
          <w:noProof/>
        </w:rPr>
        <w:t>(Adam et al., 2013)</w:t>
      </w:r>
      <w:r>
        <w:fldChar w:fldCharType="end"/>
      </w:r>
      <w:r>
        <w:t xml:space="preserve"> and anhedonia </w:t>
      </w:r>
      <w:r>
        <w:fldChar w:fldCharType="begin" w:fldLock="1"/>
      </w:r>
      <w:r>
        <w:instrText>ADDIN CSL_CITATION {"citationItems":[{"id":"ITEM-1","itemData":{"DOI":"10.1176/appi.ajp.163.5.786","ISSN":"0002-953X","abstract":"Reference ID : 280; Reference Type : Editorial","author":[{"dropping-particle":"","family":"Miller","given":"Jeffrey","non-dropping-particle":"","parse-names":false,"suffix":""}],"container-title":"American Journal of Psychiatry","id":"ITEM-1","issue":"5","issued":{"date-parts":[["2006"]]},"page":"786","title":"Anhedonia After a Selective Bilateral Lesion of the Globus Pallidus","type":"article-journal","volume":"163"},"uris":["http://www.mendeley.com/documents/?uuid=0289d4d5-b2d2-42b5-ae6f-8e992ef1ab77"]}],"mendeley":{"formattedCitation":"(Miller, 2006)","plainTextFormattedCitation":"(Miller, 2006)","previouslyFormattedCitation":"(Miller, 2006)"},"properties":{"noteIndex":0},"schema":"https://github.com/citation-style-language/schema/raw/master/csl-citation.json"}</w:instrText>
      </w:r>
      <w:r>
        <w:fldChar w:fldCharType="separate"/>
      </w:r>
      <w:r w:rsidRPr="00173C6B">
        <w:rPr>
          <w:noProof/>
        </w:rPr>
        <w:t>(Miller, 2006)</w:t>
      </w:r>
      <w:r>
        <w:fldChar w:fldCharType="end"/>
      </w:r>
      <w:r>
        <w:t xml:space="preserve"> supporting these findings.</w:t>
      </w:r>
    </w:p>
    <w:p w14:paraId="22258818" w14:textId="77777777" w:rsidR="00BF3195" w:rsidRDefault="00BF3195" w:rsidP="00BF3195">
      <w:r>
        <w:t xml:space="preserve">An intrinsic problem of trying to measure this experienced utility (even more so than for our simple definition of utility used in the main body of this text!) is that, by its nature, these are highly subjective feelings. A bag of sweets can be rationally said to have more utility than a single sweet to the author as he enters a cinema foyer, but exactly how pleasurable is the act of chewing each? fMRI studies have attempted to study this by presenting a stimuli and </w:t>
      </w:r>
      <w:r>
        <w:rPr>
          <w:i/>
          <w:iCs/>
        </w:rPr>
        <w:t>then</w:t>
      </w:r>
      <w:r>
        <w:t xml:space="preserve"> modulating the experience of it. For instance by ‘revealing’ that an odour comes from either expensive cheese or an unwashed body </w:t>
      </w:r>
      <w:r>
        <w:fldChar w:fldCharType="begin" w:fldLock="1"/>
      </w:r>
      <w:r>
        <w:instrText>ADDIN CSL_CITATION {"citationItems":[{"id":"ITEM-1","itemData":{"DOI":"10.1016/j.neuron.2005.04.021","ISSN":"08966273","PMID":"15944134","abstract":"We showed how cognitive, semantic information modulates olfactory representations in the brain by providing a visual word descriptor, \"cheddar cheese\" or \"body odor,\" during the delivery of a test odor (isovaleric acid with cheddar cheese flavor) and also during the delivery of clean air. Clean air labeled \"air\" was used as a control. Subjects rated the affective value of the test odor as significantly more unpleasant when labeled \"body odor\" than when labeled \"cheddar cheese.\" In an event-related fMRI design, we showed that the rostral anterior cingulate cortex (ACC)/medial orbitofrontal cortex (OFC) was significantly more activated by the test stimulus and by clean air when labeled \"cheddar cheese\" than when labeled \"body odor,\" and the activations were correlated with the pleasantness ratings. This cognitive modulation was also found for the test odor (but not for the clean air) in the amygdala bilaterally. Copyright ©2005 by Elsevier Inc.","author":[{"dropping-particle":"","family":"Araujo","given":"Ivan E.","non-dropping-particle":"De","parse-names":false,"suffix":""},{"dropping-particle":"","family":"Rolls","given":"Edmund T.","non-dropping-particle":"","parse-names":false,"suffix":""},{"dropping-particle":"","family":"Velazco","given":"Maria Inés","non-dropping-particle":"","parse-names":false,"suffix":""},{"dropping-particle":"","family":"Margot","given":"Christian","non-dropping-particle":"","parse-names":false,"suffix":""},{"dropping-particle":"","family":"Cayeux","given":"Isabelle","non-dropping-particle":"","parse-names":false,"suffix":""}],"container-title":"Neuron","id":"ITEM-1","issue":"4","issued":{"date-parts":[["2005"]]},"page":"671-679","title":"Cognitive modulation of olfactory processing","type":"article-journal","volume":"46"},"uris":["http://www.mendeley.com/documents/?uuid=bc6a74f8-4cb4-4125-ae64-ed0ff5008ccf"]}],"mendeley":{"formattedCitation":"(De Araujo et al., 2005)","plainTextFormattedCitation":"(De Araujo et al., 2005)","previouslyFormattedCitation":"(De Araujo et al., 2005)"},"properties":{"noteIndex":0},"schema":"https://github.com/citation-style-language/schema/raw/master/csl-citation.json"}</w:instrText>
      </w:r>
      <w:r>
        <w:fldChar w:fldCharType="separate"/>
      </w:r>
      <w:r w:rsidRPr="00375D27">
        <w:rPr>
          <w:noProof/>
        </w:rPr>
        <w:t>(De Araujo et al., 2005)</w:t>
      </w:r>
      <w:r>
        <w:fldChar w:fldCharType="end"/>
      </w:r>
      <w:r>
        <w:t xml:space="preserve">, or that a glass of wine is from a cheaper or more expensive vintage </w:t>
      </w:r>
      <w:r>
        <w:fldChar w:fldCharType="begin" w:fldLock="1"/>
      </w:r>
      <w:r>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transactions","type":"article-journal","volume":"27"},"uris":["http://www.mendeley.com/documents/?uuid=42f30921-b7af-4640-a1cc-3388530fa748"]}],"mendeley":{"formattedCitation":"(Plassmann et al., 2007)","plainTextFormattedCitation":"(Plassmann et al., 2007)","previouslyFormattedCitation":"(Plassmann et al., 2007)"},"properties":{"noteIndex":0},"schema":"https://github.com/citation-style-language/schema/raw/master/csl-citation.json"}</w:instrText>
      </w:r>
      <w:r>
        <w:fldChar w:fldCharType="separate"/>
      </w:r>
      <w:r w:rsidRPr="00375D27">
        <w:rPr>
          <w:noProof/>
        </w:rPr>
        <w:t>(Plassmann et al., 2007)</w:t>
      </w:r>
      <w:r>
        <w:fldChar w:fldCharType="end"/>
      </w:r>
      <w:r>
        <w:t>. In such studies, changes in the subject’s experience of the stimuli is correlated with BOLD activity in the orbitofrontal cortex, suggesting a role for this in the ‘liking’ component of utility.</w:t>
      </w:r>
    </w:p>
    <w:p w14:paraId="14E2CA60" w14:textId="77777777" w:rsidR="00BF3195" w:rsidRDefault="00BF3195" w:rsidP="00BF3195">
      <w:pPr>
        <w:rPr>
          <w:b/>
          <w:bCs/>
        </w:rPr>
      </w:pPr>
      <w:r>
        <w:t xml:space="preserve">We feel as though currently the evidence of these two streams of utility is unconvincing and yet to provide a compelling causal link between an experimental manipulation and the dissociation of ‘liking’ versus ‘wanting’ behaviours. We are, however, sympathetic to the difficulty of such experiments (how can one get an accurate behavioural report of an animal’s pleasure in the moment?) and to the idea that predicted and experienced utility as different. For instance, in human Parkinson’s patients treated with deep brain stimulation to recover dopaminergic activity, it seems as though self-stimulation relieves a </w:t>
      </w:r>
      <w:r>
        <w:rPr>
          <w:i/>
          <w:iCs/>
        </w:rPr>
        <w:t xml:space="preserve">pre-hoc </w:t>
      </w:r>
      <w:r>
        <w:t xml:space="preserve">craving, rather than providing a pleasurable </w:t>
      </w:r>
      <w:r>
        <w:rPr>
          <w:i/>
          <w:iCs/>
        </w:rPr>
        <w:t>post-hoc</w:t>
      </w:r>
      <w:r>
        <w:t xml:space="preserve"> experience </w:t>
      </w:r>
      <w:r>
        <w:fldChar w:fldCharType="begin" w:fldLock="1"/>
      </w:r>
      <w:r>
        <w:instrText>ADDIN CSL_CITATION {"citationItems":[{"id":"ITEM-1","itemData":{"DOI":"10.1186/2211-1522-1-3","ISSN":"2211-1522","abstract":"BACKGROUND: How is happiness generated via brain function in lucky individuals who have the good fortune to be happy? Conceptually, well-being or happiness has long been viewed as requiring at least two crucial ingredients: positive affect or pleasure (hedonia) and a sense of meaningfulness or engagement in life (eudaimonia). Science has recently made progress in relating hedonic pleasure to brain function, and so here we survey new insights into how brains generate the hedonic ingredient of sustained or frequent pleasure. We also briefly discuss how brains might connect hedonia states of pleasure to eudaimonia assessments of meaningfulness, and so create balanced states of positive well-being. RESULTS: Notable progress has been made in understanding brain bases of hedonic processing, producing insights into that brain systems that cause and/or code sensory pleasures. Progress has been facilitated by the recognition that hedonic brain mechanisms are largely shared between humans and other mammals, allowing application of conclusions from animal studies to a better understanding of human pleasures. In the past few years, evidence has also grown to indicate that for humans, brain mechanisms of higher abstract pleasures strongly overlap with more basic sensory pleasures. This overlap may provide a window into underlying brain circuitry that generates all pleasures, including even the hedonic quality of pervasive well-being that detaches from any particular sensation to apply to daily life in a more sustained or frequent fashion. CONCLUSIONS: Hedonic insights are applied to understanding human well-being here. Our strategy combines new findings on brain mediators that generate the pleasure of sensations with evidence that human brains use many of the same hedonic circuits from sensory pleasures to create the higher pleasures. This in turn may be linked to how hedonic systems interact with other brain systems relevant to self-understanding and the meaning components of eudaimonic happiness. Finally, we speculate a bit about how brains that generate hedonia states might link to eudaimonia assessments to create properly balanced states of positive well-being that approach true happiness.","author":[{"dropping-particle":"","family":"Berridge","given":"Kent C","non-dropping-particle":"","parse-names":false,"suffix":""},{"dropping-particle":"","family":"Kringelbach","given":"Morten L","non-dropping-particle":"","parse-names":false,"suffix":""}],"container-title":"Psychology of Well-Being: Theory, Research and Practice","id":"ITEM-1","issue":"1","issued":{"date-parts":[["2011"]]},"page":"3","title":"Building a neuroscience of pleasure and well-being","type":"article-journal","volume":"1"},"uris":["http://www.mendeley.com/documents/?uuid=d27b000c-a639-4fe1-b4db-973c6df77a8f"]}],"mendeley":{"formattedCitation":"(Berridge &amp; Kringelbach, 2011)","plainTextFormattedCitation":"(Berridge &amp; Kringelbach, 2011)","previouslyFormattedCitation":"(Berridge &amp; Kringelbach, 2011)"},"properties":{"noteIndex":0},"schema":"https://github.com/citation-style-language/schema/raw/master/csl-citation.json"}</w:instrText>
      </w:r>
      <w:r>
        <w:fldChar w:fldCharType="separate"/>
      </w:r>
      <w:r w:rsidRPr="005A7B4F">
        <w:rPr>
          <w:noProof/>
        </w:rPr>
        <w:t>(Berridge &amp; Kringelbach, 2011)</w:t>
      </w:r>
      <w:r>
        <w:fldChar w:fldCharType="end"/>
      </w:r>
      <w:r>
        <w:t>.</w:t>
      </w:r>
    </w:p>
    <w:p w14:paraId="5B7A8D8E" w14:textId="77777777" w:rsidR="00BF3195" w:rsidRDefault="00BF3195" w:rsidP="00BF3195">
      <w:pPr>
        <w:rPr>
          <w:b/>
          <w:bCs/>
        </w:rPr>
      </w:pPr>
      <w:r>
        <w:rPr>
          <w:b/>
          <w:bCs/>
        </w:rPr>
        <w:t>Where does value come from?</w:t>
      </w:r>
    </w:p>
    <w:p w14:paraId="079561C6" w14:textId="77777777" w:rsidR="00BF3195" w:rsidRDefault="00BF3195" w:rsidP="00BF3195">
      <w:r w:rsidRPr="00F435DE">
        <w:rPr>
          <w:i/>
          <w:iCs/>
        </w:rPr>
        <w:t>If</w:t>
      </w:r>
      <w:r>
        <w:t xml:space="preserve"> wanting and liking are separable, do we value goods because we like them, or because we want them? A recent perspective by Keno </w:t>
      </w:r>
      <w:proofErr w:type="spellStart"/>
      <w:r>
        <w:t>Juechems</w:t>
      </w:r>
      <w:proofErr w:type="spellEnd"/>
      <w:r>
        <w:t xml:space="preserve"> and Chris Summerfield tends towards the latter- that the utility of a good or choice to an organism reflects the distance it closes between the animal’s current state (hunger, thirst, boredom, etc.) and some </w:t>
      </w:r>
      <w:commentRangeStart w:id="58"/>
      <w:r>
        <w:t xml:space="preserve">multidimensional goal state </w:t>
      </w:r>
      <w:commentRangeEnd w:id="58"/>
      <w:r w:rsidR="001A1D20">
        <w:rPr>
          <w:rStyle w:val="CommentReference"/>
        </w:rPr>
        <w:commentReference w:id="58"/>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A3346B">
        <w:rPr>
          <w:noProof/>
        </w:rPr>
        <w:t>(Juechems &amp; Summerfield, 2019)</w:t>
      </w:r>
      <w:r>
        <w:fldChar w:fldCharType="end"/>
      </w:r>
      <w:r>
        <w:t xml:space="preserve">. Such models are ‘homeostatic’ in that they incentivise organisms to choose options as if taking the shortest distance back to an ideal set point where basic needs are met </w:t>
      </w:r>
      <w:r>
        <w:fldChar w:fldCharType="begin" w:fldLock="1"/>
      </w:r>
      <w:r>
        <w:instrText>ADDIN CSL_CITATION {"citationItems":[{"id":"ITEM-1","itemData":{"DOI":"10.7554/eLife.04811","ISSN":"2050084X","PMID":"25457346","abstract":"Efficient regulation of internal homeostasis and defending it against perturbations requires adaptive behavioral strategies. However, the computational principles mediating the interaction between homeostatic and associative learning processes remain undefined. Here we use a definition of primary rewards, as outcomes fulfilling physiological needs, to build a normative theory showing how learning motivated behaviors may be modulated by internal states. Within this framework, we mathematically prove that seeking rewards is equivalent to the fundamental objective of physiological stability, defining the notion of physiological rationality of behavior. We further suggest a formal basis for temporal discounting of rewards by showing that discounting motivates animals to follow the shortest path in the space of physiological variables toward the desired setpoint. We also explain how animals learn to act predictively to preclude prospective homeostatic challenges, and several other behavioral patterns. Finally, we suggest a computational role for interaction between hypothalamus and the brain reward system.","author":[{"dropping-particle":"","family":"Keramati","given":"Mehdi","non-dropping-particle":"","parse-names":false,"suffix":""},{"dropping-particle":"","family":"Gutkin","given":"Boris","non-dropping-particle":"","parse-names":false,"suffix":""}],"container-title":"eLife","id":"ITEM-1","issued":{"date-parts":[["2014"]]},"page":"1-26","title":"Homeostatic reinforcement learning for integrating reward collection and physiological stability","type":"article-journal","volume":"3"},"uris":["http://www.mendeley.com/documents/?uuid=54e919f8-784c-46d5-954b-e1d0082f430a"]},{"id":"ITEM-2","itemData":{"author":[{"dropping-particle":"","family":"O'Reilly","given":"Randall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-2","issued":{"date-parts":[["2014"]]},"title":"Goal-Driven Cognition in the Brain: A Computational Framework","type":"article-journal"},"uris":["http://www.mendeley.com/documents/?uuid=50d0b9f6-b93b-404c-8c4c-b8fc224ee760"]}],"mendeley":{"formattedCitation":"(Keramati &amp; Gutkin, 2014; O’Reilly et al., 2014)","plainTextFormattedCitation":"(Keramati &amp; Gutkin, 2014; O’Reilly et al., 2014)","previouslyFormattedCitation":"(Keramati &amp; Gutkin, 2014; O’Reilly et al., 2014)"},"properties":{"noteIndex":0},"schema":"https://github.com/citation-style-language/schema/raw/master/csl-citation.json"}</w:instrText>
      </w:r>
      <w:r>
        <w:fldChar w:fldCharType="separate"/>
      </w:r>
      <w:r w:rsidRPr="009F0C90">
        <w:rPr>
          <w:noProof/>
        </w:rPr>
        <w:t>(Keramati &amp; Gutkin, 2014; O’Reilly et al., 2014)</w:t>
      </w:r>
      <w:r>
        <w:fldChar w:fldCharType="end"/>
      </w:r>
      <w:r>
        <w:t>.</w:t>
      </w:r>
    </w:p>
    <w:p w14:paraId="08D48C99" w14:textId="77777777" w:rsidR="00BF3195" w:rsidRPr="00CF29DF" w:rsidRDefault="00BF3195" w:rsidP="00BF3195">
      <w:r>
        <w:t xml:space="preserve">The authors argue that their model is supported by recent data in which participants must balance the accumulation of assets along two distinct dimensions (filling a zoo with virtual lions and elephants; </w:t>
      </w:r>
      <w:r>
        <w:fldChar w:fldCharType="begin" w:fldLock="1"/>
      </w:r>
      <w:r>
        <w:instrText>ADDIN CSL_CITATION {"citationItems":[{"id":"ITEM-1","itemData":{"DOI":"10.1016/j.neuron.2018.12.029","author":[{"dropping-particle":"","family":"Juechems","given":"Keno","non-dropping-particle":"","parse-names":false,"suffix":""},{"dropping-particle":"","family":"Balaguer","given":"Jan","non-dropping-particle":"","parse-names":false,"suffix":""},{"dropping-particle":"","family":"Castanon","given":"Santiago Herce","non-dropping-particle":"","parse-names":false,"suffix":""},{"dropping-particle":"","family":"Ruz","given":"Maria","non-dropping-particle":"","parse-names":false,"suffix":""},{"dropping-particle":"","family":"O'Reilly","given":"Jill X","non-dropping-particle":"","parse-names":false,"suffix":""},{"dropping-particle":"","family":"Summerfield","given":"Christopher","non-dropping-particle":"","parse-names":false,"suffix":""}],"container-title":"Neuron","id":"ITEM-1","issued":{"date-parts":[["2019"]]},"page":"977-987","title":"A Network for Computing Value Equilibrium in the Human Medial Prefrontal Cortex Article A Network for Computing Value Equilibrium in the Human Medial Prefrontal Cortex","type":"article-journal","volume":"101"},"uris":["http://www.mendeley.com/documents/?uuid=6b5d1394-dcac-4313-a1b5-48eebd7ed4fb"]}],"mendeley":{"formattedCitation":"(Juechems et al., 2019)","manualFormatting":"Juechems et al., 2019)","plainTextFormattedCitation":"(Juechems et al., 2019)","previouslyFormattedCitation":"(Juechems et al., 2019)"},"properties":{"noteIndex":0},"schema":"https://github.com/citation-style-language/schema/raw/master/csl-citation.json"}</w:instrText>
      </w:r>
      <w:r>
        <w:fldChar w:fldCharType="separate"/>
      </w:r>
      <w:r w:rsidRPr="00CF29DF">
        <w:rPr>
          <w:noProof/>
        </w:rPr>
        <w:t>Juechems et al., 2019)</w:t>
      </w:r>
      <w:r>
        <w:fldChar w:fldCharType="end"/>
      </w:r>
      <w:r>
        <w:t>. The ventromedial prefrontal cortex</w:t>
      </w:r>
      <w:r>
        <w:rPr>
          <w:rStyle w:val="FootnoteReference"/>
        </w:rPr>
        <w:footnoteReference w:id="26"/>
      </w:r>
      <w:r>
        <w:t xml:space="preserve"> tracked the progress towards redressing the balance of animals rather than the quantity of goods (animals) received </w:t>
      </w:r>
      <w:r>
        <w:rPr>
          <w:i/>
          <w:iCs/>
        </w:rPr>
        <w:t>per se</w:t>
      </w:r>
      <w:r>
        <w:t xml:space="preserve">. Crucially, this highlights a weakness in many economic decision-making paradigms where </w:t>
      </w:r>
    </w:p>
    <w:p w14:paraId="5D228EBD" w14:textId="77777777" w:rsidR="00BF3195" w:rsidRDefault="00BF3195" w:rsidP="00BF3195">
      <w:r>
        <w:t>When studying human economic behaviour, we have access to a well-studied and characterised signal of value- the price of a good. We spend a whole chapter defining the BDM auction task in this thesis partly to explain and justify its use, but to make it clear that we can experimentally access this continuous signal. Even though this project only deals with one animal and one manipulation (the volume of the good offered) of one kind of good (liquid rewards), there is no inherent reason to limit the paradigm this way. Early marginal revolutionists realised that these prices arise as a function of the fungibility of goods, for instance, with our hypothetical monkeys trading fruits in figure a2.1.</w:t>
      </w:r>
    </w:p>
    <w:p w14:paraId="11CADB9A" w14:textId="77777777" w:rsidR="00BF3195" w:rsidRDefault="00BF3195" w:rsidP="00BF3195">
      <w:r>
        <w:t xml:space="preserve">However, we do not think of such homeostatic models of reward as the universal solution to value that they have sometimes been portrayed as. In order to provide a weak criticism of these papers, a stronger version of the argument for such models can be expressed as follows </w:t>
      </w:r>
      <w:r>
        <w:fldChar w:fldCharType="begin" w:fldLock="1"/>
      </w:r>
      <w:r>
        <w:instrText>ADDIN CSL_CITATION {"citationItems":[{"id":"ITEM-1","itemData":{"author":[{"dropping-particle":"","family":"Damasio","given":"Antonio","non-dropping-particle":"","parse-names":false,"suffix":""}],"container-title":"Neuroeconomics: Decision Making and the Brain: First Edition","id":"ITEM-1","issued":{"date-parts":[["2009"]]},"page":"209-214","title":"Neuroscience and the Emergence of Neuroeconomics","type":"chapter"},"uris":["http://www.mendeley.com/documents/?uuid=4766e766-6c7c-4a5c-b604-30a01ec3cfbb"]}],"mendeley":{"formattedCitation":"(Damasio, 2009)","plainTextFormattedCitation":"(Damasio, 2009)","previouslyFormattedCitation":"(Damasio, 2009)"},"properties":{"noteIndex":0},"schema":"https://github.com/citation-style-language/schema/raw/master/csl-citation.json"}</w:instrText>
      </w:r>
      <w:r>
        <w:fldChar w:fldCharType="separate"/>
      </w:r>
      <w:r w:rsidRPr="00957E9E">
        <w:rPr>
          <w:noProof/>
        </w:rPr>
        <w:t>(Damasio, 2009)</w:t>
      </w:r>
      <w:r>
        <w:fldChar w:fldCharType="end"/>
      </w:r>
      <w:r>
        <w:t xml:space="preserve">: </w:t>
      </w:r>
    </w:p>
    <w:p w14:paraId="2E576ED9" w14:textId="77777777" w:rsidR="00BF3195" w:rsidRDefault="00BF3195" w:rsidP="00BF3195">
      <w:pPr>
        <w:pStyle w:val="ListParagraph"/>
        <w:numPr>
          <w:ilvl w:val="0"/>
          <w:numId w:val="6"/>
        </w:numPr>
      </w:pPr>
      <w:r>
        <w:t xml:space="preserve">Evolution guides systems towards those which will maximise the proliferation of the genes that produce a ‘beneficial’ phenotype. For an example from perceptual decision making, the statistics of natural visual scenes carry consistent and meaningful deviations from random noise. Evolution has left mammals with a primary visual cortex whose neurons show response properties that allow for the efficient coding of such scenes </w:t>
      </w:r>
      <w:r>
        <w:fldChar w:fldCharType="begin" w:fldLock="1"/>
      </w:r>
      <w:r>
        <w:instrText>ADDIN CSL_CITATION {"citationItems":[{"id":"ITEM-1","itemData":{"author":[{"dropping-particle":"","family":"Olshausen","given":"Bruno A","non-dropping-particle":"","parse-names":false,"suffix":""},{"dropping-particle":"","family":"Field","given":"David J","non-dropping-particle":"","parse-names":false,"suffix":""}],"container-title":"Vision Research","id":"ITEM-1","issue":"23","issued":{"date-parts":[["1997"]]},"page":"3311-3325","title":"Sparse coding with an overcomplete basis set: A strategy employed by V1?","type":"article-journal","volume":"37"},"uris":["http://www.mendeley.com/documents/?uuid=22559817-15ac-43d0-9529-5c30e348f7b0"]}],"mendeley":{"formattedCitation":"(Olshausen &amp; Field, 1997)","plainTextFormattedCitation":"(Olshausen &amp; Field, 1997)","previouslyFormattedCitation":"(Olshausen &amp; Field, 1997)"},"properties":{"noteIndex":0},"schema":"https://github.com/citation-style-language/schema/raw/master/csl-citation.json"}</w:instrText>
      </w:r>
      <w:r>
        <w:fldChar w:fldCharType="separate"/>
      </w:r>
      <w:r w:rsidRPr="009A5AA7">
        <w:rPr>
          <w:noProof/>
        </w:rPr>
        <w:t>(Olshausen &amp; Field, 1997)</w:t>
      </w:r>
      <w:r>
        <w:fldChar w:fldCharType="end"/>
      </w:r>
      <w:r>
        <w:t>, which aids the animal in deciphering the true visual state of the world</w:t>
      </w:r>
      <w:r>
        <w:rPr>
          <w:rStyle w:val="FootnoteReference"/>
        </w:rPr>
        <w:footnoteReference w:id="27"/>
      </w:r>
      <w:r>
        <w:t xml:space="preserve">. For economic decisions, evolution should also ‘guide’ neuronal processes to accurately quantify the decision variable, in this case value rather than light reflections. </w:t>
      </w:r>
    </w:p>
    <w:p w14:paraId="6B4454BE" w14:textId="77777777" w:rsidR="00BF3195" w:rsidRDefault="00BF3195" w:rsidP="00BF3195">
      <w:pPr>
        <w:pStyle w:val="ListParagraph"/>
        <w:numPr>
          <w:ilvl w:val="0"/>
          <w:numId w:val="6"/>
        </w:numPr>
      </w:pPr>
      <w:r>
        <w:t>As far as the proliferation of a gene is concerned, a maximally ‘healthy’ organism is one that survives intact to adulthood and has the greatest chance of producing offspring that share its genetic code. From the gene’s point of view, the value of an object is the extent to which it can maintain its carrier’s life</w:t>
      </w:r>
      <w:r>
        <w:rPr>
          <w:rStyle w:val="FootnoteReference"/>
        </w:rPr>
        <w:footnoteReference w:id="28"/>
      </w:r>
      <w:r>
        <w:t>.</w:t>
      </w:r>
    </w:p>
    <w:p w14:paraId="3773FC07" w14:textId="77777777" w:rsidR="00BF3195" w:rsidRDefault="00BF3195" w:rsidP="00BF3195">
      <w:pPr>
        <w:pStyle w:val="ListParagraph"/>
        <w:numPr>
          <w:ilvl w:val="0"/>
          <w:numId w:val="6"/>
        </w:numPr>
      </w:pPr>
      <w:r>
        <w:t>The mechanism evolution has granted animals to maintain themselves on the organism level is via homeostasis. Therefore, from the point of view</w:t>
      </w:r>
      <w:r>
        <w:rPr>
          <w:rStyle w:val="FootnoteReference"/>
        </w:rPr>
        <w:footnoteReference w:id="29"/>
      </w:r>
      <w:r>
        <w:t xml:space="preserve"> of the evolutionary systems which over many generations formed the neuronal mechanisms by which animals produce economic decisions, value is tantamount to homeostatic balance.</w:t>
      </w:r>
    </w:p>
    <w:p w14:paraId="77986DE2" w14:textId="77777777" w:rsidR="00BF3195" w:rsidRDefault="00BF3195" w:rsidP="00BF3195">
      <w:r>
        <w:t xml:space="preserve">There is of course merit to the idea that some aspects of the value of goods come from biological necessity; to use the example from earlier in this section, a bottle of water is worth more to a critically dehydrated person than a diamond. It seems a stretch though to claim that just because an organisms valuation mechanisms evolved, that they are slaves to that evolution. To use an example from </w:t>
      </w:r>
      <w:proofErr w:type="spellStart"/>
      <w:r>
        <w:t>Juechems</w:t>
      </w:r>
      <w:proofErr w:type="spellEnd"/>
      <w:r>
        <w:t xml:space="preserve"> &amp; Summerfield, it is tenuous to suggest that navigating networks was a crucial driver of how humans plan movement between two points, but millions of people successfully take the London underground each year using a nervous system that evolved over millions of year </w:t>
      </w:r>
      <w:commentRangeStart w:id="59"/>
      <w:r>
        <w:t xml:space="preserve">(c.f. the roughly 100 years the underground has been open; </w:t>
      </w:r>
      <w:r>
        <w:fldChar w:fldCharType="begin" w:fldLock="1"/>
      </w:r>
      <w:r>
        <w:instrText>ADDIN CSL_CITATION {"citationItems":[{"id":"ITEM-1","itemData":{"DOI":"10.1016/j.neuron.2016.03.037","ISSN":"0896-6273","author":[{"dropping-particle":"","family":"Balaguer","given":"Jan","non-dropping-particle":"","parse-names":false,"suffix":""},{"dropping-particle":"","family":"Spiers","given":"Hugo","non-dropping-particle":"","parse-names":false,"suffix":""},{"dropping-particle":"","family":"Hassabis","given":"Demis","non-dropping-particle":"","parse-names":false,"suffix":""},{"dropping-particle":"","family":"Summerfield","given":"Christopher","non-dropping-particle":"","parse-names":false,"suffix":""}],"container-title":"Neuron","id":"ITEM-1","issue":"4","issued":{"date-parts":[["2016"]]},"page":"893-903","publisher":"The Authors","title":"Neural Mechanisms of Hierarchical Planning in a Virtual Subway Network","type":"article-journal","volume":"90"},"uris":["http://www.mendeley.com/documents/?uuid=187bb7c2-3493-46c9-9bf5-de6a1be34a3b"]}],"mendeley":{"formattedCitation":"(Balaguer et al., 2016)","manualFormatting":"Balaguer et al., 2016)","plainTextFormattedCitation":"(Balaguer et al., 2016)","previouslyFormattedCitation":"(Balaguer et al., 2016)"},"properties":{"noteIndex":0},"schema":"https://github.com/citation-style-language/schema/raw/master/csl-citation.json"}</w:instrText>
      </w:r>
      <w:r>
        <w:fldChar w:fldCharType="separate"/>
      </w:r>
      <w:r w:rsidRPr="003D2EFA">
        <w:rPr>
          <w:noProof/>
        </w:rPr>
        <w:t>Balaguer et al., 2016)</w:t>
      </w:r>
      <w:r>
        <w:fldChar w:fldCharType="end"/>
      </w:r>
      <w:r>
        <w:rPr>
          <w:rStyle w:val="FootnoteReference"/>
        </w:rPr>
        <w:footnoteReference w:id="30"/>
      </w:r>
      <w:r>
        <w:t xml:space="preserve">. </w:t>
      </w:r>
      <w:commentRangeEnd w:id="59"/>
      <w:r w:rsidR="001A1D20">
        <w:rPr>
          <w:rStyle w:val="CommentReference"/>
        </w:rPr>
        <w:commentReference w:id="59"/>
      </w:r>
    </w:p>
    <w:p w14:paraId="2DBC7309" w14:textId="77777777" w:rsidR="00BF3195" w:rsidRPr="00EC4585" w:rsidRDefault="00BF3195" w:rsidP="00BF3195">
      <w:r>
        <w:t xml:space="preserve">Such caloric theories of value also preclude the idea of ‘liking’ aspect of choice we have discussed in the previous chapter. As earlier stated, we are not convinced that the ‘wanting’ vs. ‘liking’ paradigm is borne out by current evidence, but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2019)","manualFormatting":"Juechems &amp; Summerfield","plainTextFormattedCitation":"(Juechems &amp; Summerfield, 2019)","previouslyFormattedCitation":"(Juechems &amp; Summerfield, 2019)"},"properties":{"noteIndex":0},"schema":"https://github.com/citation-style-language/schema/raw/master/csl-citation.json"}</w:instrText>
      </w:r>
      <w:r>
        <w:fldChar w:fldCharType="separate"/>
      </w:r>
      <w:r w:rsidRPr="00F65FA5">
        <w:rPr>
          <w:noProof/>
        </w:rPr>
        <w:t>Juechems &amp; Summerfield</w:t>
      </w:r>
      <w:r>
        <w:fldChar w:fldCharType="end"/>
      </w:r>
      <w:r>
        <w:t xml:space="preserve"> recognise that </w:t>
      </w:r>
      <w:r>
        <w:rPr>
          <w:i/>
          <w:iCs/>
        </w:rPr>
        <w:t>“some behaviours are driven by ‘liking’ alone”</w:t>
      </w:r>
      <w:r>
        <w:t xml:space="preserve">. Anecdotally, the </w:t>
      </w:r>
      <w:commentRangeStart w:id="60"/>
      <w:r>
        <w:t xml:space="preserve">author </w:t>
      </w:r>
      <w:commentRangeEnd w:id="60"/>
      <w:r w:rsidR="001A1D20">
        <w:rPr>
          <w:rStyle w:val="CommentReference"/>
        </w:rPr>
        <w:commentReference w:id="60"/>
      </w:r>
      <w:r>
        <w:t xml:space="preserve">has hobbies which contribute precisely </w:t>
      </w:r>
      <w:commentRangeStart w:id="61"/>
      <w:r>
        <w:t>zero balance to his homeostatic balance or reproductive fitness</w:t>
      </w:r>
      <w:commentRangeEnd w:id="61"/>
      <w:r w:rsidR="001A1D20">
        <w:rPr>
          <w:rStyle w:val="CommentReference"/>
        </w:rPr>
        <w:commentReference w:id="61"/>
      </w:r>
      <w:r>
        <w:t xml:space="preserve">. As mentioned, the literature on purely hedonic activity is sparse, but see for instance that video game players will frequently miss meals (a surely lower physiological drive; </w:t>
      </w:r>
      <w:r>
        <w:fldChar w:fldCharType="begin" w:fldLock="1"/>
      </w:r>
      <w:r>
        <w:instrText>ADDIN CSL_CITATION {"citationItems":[{"id":"ITEM-1","itemData":{"DOI":"10.1016/j.addbeh.2018.02.031","ISSN":"0306-4603","author":[{"dropping-particle":"","family":"Deleuze","given":"Jory","non-dropping-particle":"","parse-names":false,"suffix":""},{"dropping-particle":"","family":"Long","given":"Jiang","non-dropping-particle":"","parse-names":false,"suffix":""},{"dropping-particle":"","family":"Liu","given":"Tie-qiao","non-dropping-particle":"","parse-names":false,"suffix":""},{"dropping-particle":"","family":"Maurage","given":"Pierre","non-dropping-particle":"","parse-names":false,"suffix":""},{"dropping-particle":"","family":"Billieux","given":"Joël","non-dropping-particle":"","parse-names":false,"suffix":""}],"container-title":"Addictive Behaviors","id":"ITEM-1","issue":"February","issued":{"date-parts":[["2018"]]},"page":"114-121","publisher":"Elsevier","title":"Addictive Behaviors Passion or addiction? Correlates of healthy versus problematic use of videogames in a sample of French-speaking regular players","type":"article-journal","volume":"82"},"uris":["http://www.mendeley.com/documents/?uuid=e2580bb4-118d-4ddb-9953-05673ceeacb2"]}],"mendeley":{"formattedCitation":"(Deleuze et al., 2018)","manualFormatting":"Deleuze et al., 2018)","plainTextFormattedCitation":"(Deleuze et al., 2018)","previouslyFormattedCitation":"(Deleuze et al., 2018)"},"properties":{"noteIndex":0},"schema":"https://github.com/citation-style-language/schema/raw/master/csl-citation.json"}</w:instrText>
      </w:r>
      <w:r>
        <w:fldChar w:fldCharType="separate"/>
      </w:r>
      <w:r w:rsidRPr="00D137B0">
        <w:rPr>
          <w:noProof/>
        </w:rPr>
        <w:t>Deleuze et al., 2018)</w:t>
      </w:r>
      <w:r>
        <w:fldChar w:fldCharType="end"/>
      </w:r>
      <w:r>
        <w:t xml:space="preserve"> and that participants will give themselves electric shocks, which they had previously declared a disutility for in dollar amounts, when left alone with nothing else to do </w:t>
      </w:r>
      <w:r>
        <w:fldChar w:fldCharType="begin" w:fldLock="1"/>
      </w:r>
      <w:r>
        <w:instrText>ADDIN CSL_CITATION {"citationItems":[{"id":"ITEM-1","itemData":{"author":[{"dropping-particle":"","family":"Wilson","given":"Timothy D","non-dropping-particle":"","parse-names":false,"suffix":""},{"dropping-particle":"","family":"Reinhard","given":"David A","non-dropping-particle":"","parse-names":false,"suffix":""},{"dropping-particle":"","family":"Westgate","given":"Erin C","non-dropping-particle":"","parse-names":false,"suffix":""},{"dropping-particle":"","family":"Gilbert","given":"Daniel T","non-dropping-particle":"","parse-names":false,"suffix":""},{"dropping-particle":"","family":"Ellerbeck","given":"Nicole","non-dropping-particle":"","parse-names":false,"suffix":""},{"dropping-particle":"","family":"Hahn","given":"Cheryl","non-dropping-particle":"","parse-names":false,"suffix":""},{"dropping-particle":"","family":"Brown","given":"Casey L","non-dropping-particle":"","parse-names":false,"suffix":""},{"dropping-particle":"","family":"Shaked","given":"Adi","non-dropping-particle":"","parse-names":false,"suffix":""}],"container-title":"Science","id":"ITEM-1","issue":"6192","issued":{"date-parts":[["2014"]]},"page":"75-78","title":"Just think: The Challenges of the Disengaged Mind","type":"article-journal","volume":"345"},"uris":["http://www.mendeley.com/documents/?uuid=ddbab814-012e-4d9d-86b8-886108aeca49"]}],"mendeley":{"formattedCitation":"(Wilson et al., 2014)","plainTextFormattedCitation":"(Wilson et al., 2014)","previouslyFormattedCitation":"(Wilson et al., 2014)"},"properties":{"noteIndex":0},"schema":"https://github.com/citation-style-language/schema/raw/master/csl-citation.json"}</w:instrText>
      </w:r>
      <w:r>
        <w:fldChar w:fldCharType="separate"/>
      </w:r>
      <w:r w:rsidRPr="00D137B0">
        <w:rPr>
          <w:noProof/>
        </w:rPr>
        <w:t>(Wilson et al., 2014)</w:t>
      </w:r>
      <w:r>
        <w:fldChar w:fldCharType="end"/>
      </w:r>
      <w:r>
        <w:t xml:space="preserve">. These findings can of course be interpreted as ‘goal-directed’ (such video game players are usually classified as addicted; relieving boredom might be a basic physiological need for any conscious animal) though in turn neuroscience should take care not to fully reverse the </w:t>
      </w:r>
      <w:r>
        <w:rPr>
          <w:i/>
          <w:iCs/>
        </w:rPr>
        <w:t>“reverse fundamental attribution error”</w:t>
      </w:r>
      <w:r>
        <w:t xml:space="preserve"> </w:t>
      </w:r>
      <w:r>
        <w:fldChar w:fldCharType="begin" w:fldLock="1"/>
      </w:r>
      <w:r>
        <w:instrText>ADDIN CSL_CITATION {"citationItems":[{"id":"ITEM-1","itemData":{"author":[{"dropping-particle":"","family":"O'Reilly","given":"Randall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-1","issued":{"date-parts":[["2014"]]},"title":"Goal-Driven Cognition in the Brain: A Computational Framework","type":"article-journal"},"uris":["http://www.mendeley.com/documents/?uuid=50d0b9f6-b93b-404c-8c4c-b8fc224ee760"]}],"mendeley":{"formattedCitation":"(O’Reilly et al., 2014)","plainTextFormattedCitation":"(O’Reilly et al., 2014)","previouslyFormattedCitation":"(O’Reilly et al., 2014)"},"properties":{"noteIndex":0},"schema":"https://github.com/citation-style-language/schema/raw/master/csl-citation.json"}</w:instrText>
      </w:r>
      <w:r>
        <w:fldChar w:fldCharType="separate"/>
      </w:r>
      <w:r w:rsidRPr="00D137B0">
        <w:rPr>
          <w:noProof/>
        </w:rPr>
        <w:t>(O’Reilly et al., 2014)</w:t>
      </w:r>
      <w:r>
        <w:fldChar w:fldCharType="end"/>
      </w:r>
      <w:r>
        <w:t xml:space="preserve"> ant attribute </w:t>
      </w:r>
      <w:r>
        <w:rPr>
          <w:i/>
          <w:iCs/>
        </w:rPr>
        <w:t xml:space="preserve">every </w:t>
      </w:r>
      <w:r>
        <w:t>behaviour to progress towards an organism’s goal.</w:t>
      </w:r>
    </w:p>
    <w:p w14:paraId="3195E488" w14:textId="77777777" w:rsidR="00BF3195" w:rsidRDefault="00BF3195" w:rsidP="00BF3195">
      <w:pPr>
        <w:rPr>
          <w:b/>
          <w:bCs/>
        </w:rPr>
      </w:pPr>
      <w:r>
        <w:rPr>
          <w:b/>
          <w:bCs/>
        </w:rPr>
        <w:t>Why do we study value?</w:t>
      </w:r>
    </w:p>
    <w:p w14:paraId="5E6CFB17" w14:textId="77777777" w:rsidR="00BF3195" w:rsidRDefault="00BF3195" w:rsidP="00BF3195">
      <w:r>
        <w:t>Our aim in this appendix is not to unduly criticise this ‘top down’ approach to identifying how and why animals are able to make economic decisions. On the contrary, as the field further characterises the responses of neurons and brain areas to evermore complex economic tasks, such papers which can tie together disparate findings will be crucial. Indeed, while accurate characterisation of the cellular processes and computations which underlie valuation behaviour are and will be the bedrock of ‘neuroeconomics’, it seems unlikely to us that scientists go into the field purely for the technical challenge in untangling cellular signals.</w:t>
      </w:r>
    </w:p>
    <w:p w14:paraId="15E9785A" w14:textId="77777777" w:rsidR="00BF3195" w:rsidRDefault="00BF3195" w:rsidP="00BF3195">
      <w:r>
        <w:t>A major appeal of ‘neuroeconomic’ research is that the role of the dopaminergic system in operant conditioning is perhaps the best understood example of abstract (i.e. not perceptual) processing in the brain</w:t>
      </w:r>
      <w:r>
        <w:rPr>
          <w:rStyle w:val="FootnoteReference"/>
        </w:rPr>
        <w:footnoteReference w:id="31"/>
      </w:r>
      <w:r>
        <w:t xml:space="preserve">. As </w:t>
      </w:r>
      <w:r>
        <w:rPr>
          <w:i/>
          <w:iCs/>
        </w:rPr>
        <w:t xml:space="preserve">“the poster child for Marr’s three levels of scientific enquiry” </w:t>
      </w:r>
      <w:r>
        <w:rPr>
          <w:i/>
          <w:iCs/>
        </w:rPr>
        <w:fldChar w:fldCharType="begin" w:fldLock="1"/>
      </w:r>
      <w:r>
        <w:rPr>
          <w:i/>
          <w:iCs/>
        </w:rPr>
        <w:instrText>ADDIN CSL_CITATION {"citationItems":[{"id":"ITEM-1","itemData":{"DOI":"10.1016/j.cobeha.2016.04.005","ISSN":"2352-1546","author":[{"dropping-particle":"","family":"Niv","given":"Yael","non-dropping-particle":"","parse-names":false,"suffix":""},{"dropping-particle":"","family":"Langdon","given":"Angela","non-dropping-particle":"","parse-names":false,"suffix":""}],"container-title":"Current Opinion in Behavioral Sciences","id":"ITEM-1","issued":{"date-parts":[["2016"]]},"page":"67-73","publisher":"Elsevier Ltd","title":"Reinforcement learning with Marr","type":"article-journal","volume":"11"},"uris":["http://www.mendeley.com/documents/?uuid=1940ee3b-23e8-481b-ac35-3fab8e67745f"]}],"mendeley":{"formattedCitation":"(Niv &amp; Langdon, 2016)","plainTextFormattedCitation":"(Niv &amp; Langdon, 2016)","previouslyFormattedCitation":"(Niv &amp; Langdon, 2016)"},"properties":{"noteIndex":0},"schema":"https://github.com/citation-style-language/schema/raw/master/csl-citation.json"}</w:instrText>
      </w:r>
      <w:r>
        <w:rPr>
          <w:i/>
          <w:iCs/>
        </w:rPr>
        <w:fldChar w:fldCharType="separate"/>
      </w:r>
      <w:r w:rsidRPr="003800F0">
        <w:rPr>
          <w:iCs/>
          <w:noProof/>
        </w:rPr>
        <w:t>(Niv &amp; Langdon, 2016)</w:t>
      </w:r>
      <w:r>
        <w:rPr>
          <w:i/>
          <w:iCs/>
        </w:rPr>
        <w:fldChar w:fldCharType="end"/>
      </w:r>
      <w:r>
        <w:t xml:space="preserve">, we have a </w:t>
      </w:r>
      <w:proofErr w:type="spellStart"/>
      <w:r>
        <w:t>well defined</w:t>
      </w:r>
      <w:proofErr w:type="spellEnd"/>
      <w:r>
        <w:t xml:space="preserve"> algorithmic (see equations 1.7 and 1.8) description of how a biological agent should update their beliefs about a rewarding (or aversive) stimuli with functions that are somewhat mirrored in the behaviour of midbrain dopaminergic neurons (the ‘implementational’ level). As progress continues along these levels in economics/computer science and neurobiology, articles which seek to define what the goal of such systems could or should be will be a vital companion.</w:t>
      </w:r>
    </w:p>
    <w:p w14:paraId="38BAC3C0" w14:textId="77777777" w:rsidR="00BF3195" w:rsidRDefault="00BF3195" w:rsidP="00BF3195">
      <w:r>
        <w:t xml:space="preserve">We also feel that when making this progress, the field could </w:t>
      </w:r>
    </w:p>
    <w:p w14:paraId="6FF47949" w14:textId="77777777" w:rsidR="00BF3195" w:rsidRPr="00E213A6" w:rsidRDefault="00BF3195" w:rsidP="00BF3195">
      <w:pPr>
        <w:rPr>
          <w:b/>
          <w:bCs/>
          <w:color w:val="FF0000"/>
        </w:rPr>
      </w:pPr>
      <w:r w:rsidRPr="00E213A6">
        <w:rPr>
          <w:b/>
          <w:bCs/>
          <w:color w:val="FF0000"/>
        </w:rPr>
        <w:t>[perceptual stuff]</w:t>
      </w:r>
    </w:p>
    <w:p w14:paraId="10DDCBE0" w14:textId="77777777" w:rsidR="00BF3195" w:rsidRPr="00E213A6" w:rsidRDefault="00BF3195" w:rsidP="00BF3195">
      <w:pPr>
        <w:pStyle w:val="ListParagraph"/>
        <w:numPr>
          <w:ilvl w:val="0"/>
          <w:numId w:val="1"/>
        </w:numPr>
        <w:rPr>
          <w:b/>
          <w:bCs/>
          <w:color w:val="FF0000"/>
        </w:rPr>
      </w:pPr>
      <w:r w:rsidRPr="00E213A6">
        <w:rPr>
          <w:b/>
          <w:bCs/>
          <w:color w:val="FF0000"/>
        </w:rPr>
        <w:t xml:space="preserve">Vision studies of deep </w:t>
      </w:r>
      <w:proofErr w:type="spellStart"/>
      <w:r w:rsidRPr="00E213A6">
        <w:rPr>
          <w:b/>
          <w:bCs/>
          <w:color w:val="FF0000"/>
        </w:rPr>
        <w:t>rl</w:t>
      </w:r>
      <w:proofErr w:type="spellEnd"/>
      <w:r w:rsidRPr="00E213A6">
        <w:rPr>
          <w:b/>
          <w:bCs/>
          <w:color w:val="FF0000"/>
        </w:rPr>
        <w:t xml:space="preserve"> to maximally trigger visual cortex -&gt; can we do the same for dopamine? What about efficient coding? – Niv opinion piece 2015</w:t>
      </w:r>
    </w:p>
    <w:p w14:paraId="27E308A6" w14:textId="77777777" w:rsidR="00BF3195" w:rsidRDefault="00BF3195" w:rsidP="00BF3195"/>
    <w:p w14:paraId="4BCF8B97" w14:textId="77777777" w:rsidR="00BF3195" w:rsidRDefault="00BF3195" w:rsidP="00BF3195">
      <w:r>
        <w:t xml:space="preserve">In this appendix we have also explored the idea that the value and organism places upon a reward can be split into differentiable ‘wanting’ and ‘liking’ aspects. If this hypothesis is true, it raises the question of whether and how these two aspects are represented differently within the brain. In the context of this thesis, do dopaminergic neurons encode both ‘wanting’ and ‘liking’ and if so, are they encoded within the same neurons, or a separate population? </w:t>
      </w:r>
    </w:p>
    <w:p w14:paraId="742AFE0A" w14:textId="77777777" w:rsidR="00BF3195" w:rsidRPr="00E213A6" w:rsidRDefault="00BF3195" w:rsidP="00BF3195">
      <w:pPr>
        <w:rPr>
          <w:b/>
          <w:bCs/>
          <w:color w:val="FF0000"/>
        </w:rPr>
      </w:pPr>
      <w:r w:rsidRPr="00E213A6">
        <w:rPr>
          <w:b/>
          <w:bCs/>
          <w:color w:val="FF0000"/>
        </w:rPr>
        <w:t>Topological maps and phasic liking vs tonic motivation?</w:t>
      </w:r>
    </w:p>
    <w:p w14:paraId="3060ABD6" w14:textId="77777777" w:rsidR="00BF3195" w:rsidRPr="003D4EA8" w:rsidRDefault="00BF3195" w:rsidP="00BF3195">
      <w:r>
        <w:t xml:space="preserve">Finally, if the multiple facets of subjective value we have posited in this chapter </w:t>
      </w:r>
      <w:r>
        <w:rPr>
          <w:i/>
          <w:iCs/>
        </w:rPr>
        <w:t>do</w:t>
      </w:r>
      <w:r>
        <w:t xml:space="preserve"> exist, there are interesting implications about how our understanding of the brain generating values can inform policies. If we could accurately measure the </w:t>
      </w:r>
      <w:r>
        <w:rPr>
          <w:i/>
          <w:iCs/>
        </w:rPr>
        <w:t xml:space="preserve">“wanting-liking gap” </w:t>
      </w:r>
      <w:r>
        <w:rPr>
          <w:i/>
          <w:iCs/>
        </w:rPr>
        <w:fldChar w:fldCharType="begin" w:fldLock="1"/>
      </w:r>
      <w:r>
        <w:rPr>
          <w:i/>
          <w:iCs/>
        </w:rPr>
        <w:instrText>ADDIN CSL_CITATION {"citationItems":[{"id":"ITEM-1","itemData":{"author":[{"dropping-particle":"","family":"Camerer","given":"Colin E","non-dropping-particle":"","parse-names":false,"suffix":""}],"container-title":"University of Chicago Law Review","id":"ITEM-1","issue":"1","issued":{"date-parts":[["2006"]]},"page":"87-110","title":"Wanting, Liking, and Learning: Neuroscience and Paternalism","type":"article-journal","volume":"73"},"uris":["http://www.mendeley.com/documents/?uuid=204a38fa-35a8-4927-a604-754ad54ea19b"]}],"mendeley":{"formattedCitation":"(Camerer, 2006)","plainTextFormattedCitation":"(Camerer, 2006)","previouslyFormattedCitation":"(Camerer, 2006)"},"properties":{"noteIndex":0},"schema":"https://github.com/citation-style-language/schema/raw/master/csl-citation.json"}</w:instrText>
      </w:r>
      <w:r>
        <w:rPr>
          <w:i/>
          <w:iCs/>
        </w:rPr>
        <w:fldChar w:fldCharType="separate"/>
      </w:r>
      <w:r w:rsidRPr="003D4EA8">
        <w:rPr>
          <w:iCs/>
          <w:noProof/>
        </w:rPr>
        <w:t>(Camerer, 2006)</w:t>
      </w:r>
      <w:r>
        <w:rPr>
          <w:i/>
          <w:iCs/>
        </w:rPr>
        <w:fldChar w:fldCharType="end"/>
      </w:r>
      <w:r>
        <w:rPr>
          <w:i/>
          <w:iCs/>
        </w:rPr>
        <w:t xml:space="preserve"> </w:t>
      </w:r>
      <w:r>
        <w:t xml:space="preserve">then should government ‘nudge’ their citizens towards what their citizens ‘like’ versus that which they ‘want’. For instance, the author enjoys being fit and doing exercise, but typically finds themselves at about midday wanting cheeseburgers for lunch. In reinforcement learning, agents are usually trained with the policy to maximise some quantitative measure (e.g. points on a video game). </w:t>
      </w:r>
    </w:p>
    <w:p w14:paraId="07AD014B" w14:textId="77777777" w:rsidR="00BF3195" w:rsidRPr="00E213A6" w:rsidRDefault="00BF3195" w:rsidP="00BF3195">
      <w:pPr>
        <w:rPr>
          <w:b/>
          <w:bCs/>
          <w:color w:val="FF0000"/>
        </w:rPr>
      </w:pPr>
      <w:r w:rsidRPr="00E213A6">
        <w:rPr>
          <w:b/>
          <w:bCs/>
          <w:color w:val="FF0000"/>
        </w:rPr>
        <w:t xml:space="preserve">Can value studies help build wanting vs. liking RL agents? – </w:t>
      </w:r>
      <w:proofErr w:type="spellStart"/>
      <w:r w:rsidRPr="00E213A6">
        <w:rPr>
          <w:b/>
          <w:bCs/>
          <w:color w:val="FF0000"/>
        </w:rPr>
        <w:t>dayan</w:t>
      </w:r>
      <w:proofErr w:type="spellEnd"/>
      <w:r w:rsidRPr="00E213A6">
        <w:rPr>
          <w:b/>
          <w:bCs/>
          <w:color w:val="FF0000"/>
        </w:rPr>
        <w:t xml:space="preserve"> paper 2001ish</w:t>
      </w:r>
    </w:p>
    <w:p w14:paraId="131757D7" w14:textId="70EB924A" w:rsidR="00BF3195" w:rsidRDefault="00BF3195" w:rsidP="00BF3195"/>
    <w:p w14:paraId="0191926D" w14:textId="77777777" w:rsidR="00BF3195" w:rsidRDefault="00BF3195" w:rsidP="00BF3195"/>
    <w:p w14:paraId="48AAFF5E" w14:textId="77777777" w:rsidR="00BF3195" w:rsidRDefault="00BF3195" w:rsidP="00BF3195">
      <w:pPr>
        <w:tabs>
          <w:tab w:val="left" w:pos="3493"/>
        </w:tabs>
      </w:pPr>
      <w:r>
        <w:tab/>
      </w:r>
    </w:p>
    <w:p w14:paraId="63139396" w14:textId="77777777" w:rsidR="00BF3195" w:rsidRDefault="00BF3195" w:rsidP="00BF3195">
      <w:r>
        <w:br w:type="page"/>
      </w:r>
    </w:p>
    <w:p w14:paraId="0111D004" w14:textId="77777777" w:rsidR="00BF3195" w:rsidRDefault="00BF3195" w:rsidP="00BF3195">
      <w:pPr>
        <w:tabs>
          <w:tab w:val="left" w:pos="3493"/>
        </w:tabs>
      </w:pPr>
      <w:r>
        <w:t xml:space="preserve">Figure 2 – ask </w:t>
      </w:r>
      <w:proofErr w:type="spellStart"/>
      <w:r>
        <w:t>summerfield</w:t>
      </w:r>
      <w:proofErr w:type="spellEnd"/>
      <w:r>
        <w:t xml:space="preserve"> lab for permission for figure 2 from where does value come from</w:t>
      </w:r>
    </w:p>
    <w:p w14:paraId="2365D9DC" w14:textId="77777777" w:rsidR="00BF3195" w:rsidRPr="0038664F" w:rsidRDefault="00BF3195" w:rsidP="00BF3195">
      <w:pPr>
        <w:tabs>
          <w:tab w:val="left" w:pos="3493"/>
        </w:tabs>
      </w:pPr>
      <w:r>
        <w:rPr>
          <w:noProof/>
        </w:rPr>
        <mc:AlternateContent>
          <mc:Choice Requires="wps">
            <w:drawing>
              <wp:anchor distT="45720" distB="45720" distL="114300" distR="114300" simplePos="0" relativeHeight="251673600" behindDoc="0" locked="0" layoutInCell="1" allowOverlap="1" wp14:anchorId="1709E85D" wp14:editId="5A984897">
                <wp:simplePos x="0" y="0"/>
                <wp:positionH relativeFrom="margin">
                  <wp:align>right</wp:align>
                </wp:positionH>
                <wp:positionV relativeFrom="paragraph">
                  <wp:posOffset>3404870</wp:posOffset>
                </wp:positionV>
                <wp:extent cx="5707380" cy="2377440"/>
                <wp:effectExtent l="0" t="0" r="26670" b="2286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77440"/>
                        </a:xfrm>
                        <a:prstGeom prst="rect">
                          <a:avLst/>
                        </a:prstGeom>
                        <a:solidFill>
                          <a:srgbClr val="FFFFFF"/>
                        </a:solidFill>
                        <a:ln w="9525">
                          <a:solidFill>
                            <a:srgbClr val="000000"/>
                          </a:solidFill>
                          <a:miter lim="800000"/>
                          <a:headEnd/>
                          <a:tailEnd/>
                        </a:ln>
                      </wps:spPr>
                      <wps:txbx>
                        <w:txbxContent>
                          <w:p w14:paraId="2DAB10A1" w14:textId="77777777" w:rsidR="006C6BE6" w:rsidRPr="00B76B1F" w:rsidRDefault="006C6BE6" w:rsidP="00BF3195">
                            <w:r>
                              <w:rPr>
                                <w:b/>
                                <w:bCs/>
                              </w:rPr>
                              <w:t xml:space="preserve">Figure a2.2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9E85D" id="Text Box 2" o:spid="_x0000_s1044" type="#_x0000_t202" style="position:absolute;margin-left:398.2pt;margin-top:268.1pt;width:449.4pt;height:187.2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">
                <v:textbox>
                  <w:txbxContent>
                    <w:p w14:paraId="2DAB10A1" w14:textId="77777777" w:rsidR="006C6BE6" w:rsidRPr="00B76B1F" w:rsidRDefault="006C6BE6" w:rsidP="00BF3195">
                      <w:r>
                        <w:rPr>
                          <w:b/>
                          <w:bCs/>
                        </w:rPr>
                        <w:t xml:space="preserve">Figure a2.2 </w:t>
                      </w:r>
                    </w:p>
                  </w:txbxContent>
                </v:textbox>
                <w10:wrap type="square" anchorx="margin"/>
              </v:shape>
            </w:pict>
          </mc:Fallback>
        </mc:AlternateContent>
      </w:r>
      <w:r>
        <w:rPr>
          <w:noProof/>
        </w:rPr>
        <w:drawing>
          <wp:inline distT="0" distB="0" distL="0" distR="0" wp14:anchorId="68ABC800" wp14:editId="1F25B521">
            <wp:extent cx="5838389" cy="31750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5862462" cy="3188091"/>
                    </a:xfrm>
                    <a:prstGeom prst="rect">
                      <a:avLst/>
                    </a:prstGeom>
                  </pic:spPr>
                </pic:pic>
              </a:graphicData>
            </a:graphic>
          </wp:inline>
        </w:drawing>
      </w:r>
    </w:p>
    <w:p w14:paraId="56472A50" w14:textId="15638D70" w:rsidR="00BF3195" w:rsidRDefault="00BF3195">
      <w:pPr>
        <w:rPr>
          <w:rFonts w:ascii="Times New Roman" w:hAnsi="Times New Roman" w:cs="Times New Roman"/>
          <w:sz w:val="24"/>
          <w:szCs w:val="24"/>
        </w:rPr>
      </w:pPr>
    </w:p>
    <w:p w14:paraId="146AF193" w14:textId="77777777" w:rsidR="00C477A7" w:rsidRDefault="00C477A7">
      <w:pPr>
        <w:rPr>
          <w:b/>
          <w:bCs/>
        </w:rPr>
      </w:pPr>
      <w:r>
        <w:rPr>
          <w:b/>
          <w:bCs/>
        </w:rPr>
        <w:br w:type="page"/>
      </w:r>
    </w:p>
    <w:p w14:paraId="7EF9D48E" w14:textId="00F6BADA" w:rsidR="000618AF" w:rsidRPr="00E072B4" w:rsidRDefault="000618AF" w:rsidP="000618AF">
      <w:pPr>
        <w:rPr>
          <w:b/>
          <w:bCs/>
        </w:rPr>
      </w:pPr>
      <w:r w:rsidRPr="00E072B4">
        <w:rPr>
          <w:b/>
          <w:bCs/>
        </w:rPr>
        <w:t>Appendix 1.3 – The Wider Primate Reward Circuit</w:t>
      </w:r>
    </w:p>
    <w:p w14:paraId="515C4232" w14:textId="77777777" w:rsidR="000618AF" w:rsidRDefault="000618AF" w:rsidP="000618AF">
      <w:r>
        <w:t>In the introduction to this thesis we provide a brief history of the development of the idea that a representation of utility can be found in the dopaminergic neurons of the midbrain. We focus solely on this subcircuit (and restrict the supporting evidence to rodents, primates, and human studies</w:t>
      </w:r>
      <w:r>
        <w:rPr>
          <w:rStyle w:val="FootnoteReference"/>
        </w:rPr>
        <w:footnoteReference w:id="32"/>
      </w:r>
      <w:r>
        <w:t xml:space="preserve">) in the introduction for the sake of brevity, and because the neuronal data presented in chapter 4 of this thesis is recorded from these projections. However, economic decisions are universal and complex; it would be outrageous to suggest that such a small population of neurons represent the whole </w:t>
      </w:r>
      <w:commentRangeStart w:id="62"/>
      <w:r>
        <w:t>of the neuronal reward circuit.</w:t>
      </w:r>
      <w:commentRangeEnd w:id="62"/>
      <w:r w:rsidR="001A1D20">
        <w:rPr>
          <w:rStyle w:val="CommentReference"/>
        </w:rPr>
        <w:commentReference w:id="62"/>
      </w:r>
      <w:r>
        <w:t xml:space="preserve"> In this appendix we consider other brain regions of interest to researchers searching for neuronal correlates of reward, focusing on the cortical-basal ganglia circuit.</w:t>
      </w:r>
    </w:p>
    <w:p w14:paraId="5B6466AF" w14:textId="77777777" w:rsidR="000618AF" w:rsidRDefault="000618AF" w:rsidP="000618AF">
      <w:pPr>
        <w:rPr>
          <w:i/>
          <w:iCs/>
        </w:rPr>
      </w:pPr>
      <w:r>
        <w:rPr>
          <w:i/>
          <w:iCs/>
        </w:rPr>
        <w:t>The Prefrontal Cortices and Reward</w:t>
      </w:r>
    </w:p>
    <w:p w14:paraId="35C41E58" w14:textId="77777777" w:rsidR="000618AF" w:rsidRDefault="000618AF" w:rsidP="000618AF">
      <w:r>
        <w:t xml:space="preserve">During the early 1990s, Edmund Rolls showed that single neurons in the orbitofrontal cortex (OFC) of macaques responded to flavour </w:t>
      </w:r>
      <w:r>
        <w:fldChar w:fldCharType="begin" w:fldLock="1"/>
      </w:r>
      <w:r>
        <w:instrText>ADDIN CSL_CITATION {"citationItems":[{"id":"ITEM-1","itemData":{"ISSN":"00223077","PMID":"2341869","author":[{"dropping-particle":"","family":"Rolls","given":"E. T.","non-dropping-particle":"","parse-names":false,"suffix":""},{"dropping-particle":"","family":"Yaxley","given":"S.","non-dropping-particle":"","parse-names":false,"suffix":""},{"dropping-particle":"","family":"Sienkiewicz","given":"Z. J.","non-dropping-particle":"","parse-names":false,"suffix":""}],"container-title":"Journal of Neurophysiology","id":"ITEM-1","issue":"4","issued":{"date-parts":[["1990"]]},"page":"1055-1066","title":"Gustatory Responses of Single Neurons in the Caudolateral Orbitofrontal Cortex of the Macaque Monkey","type":"article-journal","volume":"64"},"uris":["http://www.mendeley.com/documents/?uuid=ea375d5c-49c8-4265-9b4d-5f26c887b9b6"]}],"mendeley":{"formattedCitation":"(Rolls et al., 1990)","plainTextFormattedCitation":"(Rolls et al., 1990)","previouslyFormattedCitation":"(Rolls et al., 1990)"},"properties":{"noteIndex":0},"schema":"https://github.com/citation-style-language/schema/raw/master/csl-citation.json"}</w:instrText>
      </w:r>
      <w:r>
        <w:fldChar w:fldCharType="separate"/>
      </w:r>
      <w:r w:rsidRPr="00121017">
        <w:rPr>
          <w:noProof/>
        </w:rPr>
        <w:t>(Rolls et al., 1990)</w:t>
      </w:r>
      <w:r>
        <w:fldChar w:fldCharType="end"/>
      </w:r>
      <w:r>
        <w:t xml:space="preserve"> and that, crucially for reward encoding, these responses depended on the satiation of the animal in question </w:t>
      </w:r>
      <w:r>
        <w:fldChar w:fldCharType="begin" w:fldLock="1"/>
      </w:r>
      <w:r>
        <w:instrText>ADDIN CSL_CITATION {"citationItems":[{"id":"ITEM-1","itemData":{"ISSN":"00223077","PMID":"2258734","author":[{"dropping-particle":"","family":"Rolls","given":"E. T.","non-dropping-particle":"","parse-names":false,"suffix":""},{"dropping-particle":"","family":"Sienkiewicz","given":"Z. J.","non-dropping-particle":"","parse-names":false,"suffix":""},{"dropping-particle":"","family":"Yaxley","given":"S.","non-dropping-particle":"","parse-names":false,"suffix":""}],"container-title":"European Journal of Neuroscience","id":"ITEM-1","issue":"1","issued":{"date-parts":[["1989"]]},"page":"53-60","title":"Hunger Modulates the Responses to Gustatory Stimuli of Single Neurons in the CaudoIateraI Orbitofrontal Cortex of the Macaque Monkey","type":"article-journal","volume":"1"},"uris":["http://www.mendeley.com/documents/?uuid=d2e9542c-1e7a-427f-acb8-96eb9c87dc9f"]}],"mendeley":{"formattedCitation":"(Rolls et al., 1989)","plainTextFormattedCitation":"(Rolls et al., 1989)","previouslyFormattedCitation":"(Rolls et al., 1989)"},"properties":{"noteIndex":0},"schema":"https://github.com/citation-style-language/schema/raw/master/csl-citation.json"}</w:instrText>
      </w:r>
      <w:r>
        <w:fldChar w:fldCharType="separate"/>
      </w:r>
      <w:r w:rsidRPr="00121017">
        <w:rPr>
          <w:noProof/>
        </w:rPr>
        <w:t>(Rolls et al., 1989)</w:t>
      </w:r>
      <w:r>
        <w:fldChar w:fldCharType="end"/>
      </w:r>
      <w:r>
        <w:t xml:space="preserve">. </w:t>
      </w:r>
      <w:r>
        <w:fldChar w:fldCharType="begin" w:fldLock="1"/>
      </w:r>
      <w: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brain","type":"article-journal","volume":"85"},"uris":["http://www.mendeley.com/documents/?uuid=2b3763f5-50ee-4d57-bece-41ce8b11e19b"]}],"mendeley":{"formattedCitation":"(O’Doherty et al., 2001)","manualFormatting":"O’Doherty et al., 2001","plainTextFormattedCitation":"(O’Doherty et al., 2001)","previouslyFormattedCitation":"(O’Doherty et al., 2001)"},"properties":{"noteIndex":0},"schema":"https://github.com/citation-style-language/schema/raw/master/csl-citation.json"}</w:instrText>
      </w:r>
      <w:r>
        <w:fldChar w:fldCharType="separate"/>
      </w:r>
      <w:r w:rsidRPr="00F82247">
        <w:rPr>
          <w:noProof/>
        </w:rPr>
        <w:t>O’Doherty et al., 2001</w:t>
      </w:r>
      <w:r>
        <w:fldChar w:fldCharType="end"/>
      </w:r>
      <w:r>
        <w:t xml:space="preserve"> replicated this finding in human studies using functional magnetic resonance imaging (fMRI), showing separate regions on the orbitofrontal cortex in humans showed blood-oxygen-level-dependent (BOLD) activity mediated by pleasant and aversive taste stimuli which was expanded upon by </w:t>
      </w:r>
      <w:r>
        <w:fldChar w:fldCharType="begin" w:fldLock="1"/>
      </w:r>
      <w:r>
        <w:instrText>ADDIN CSL_CITATION {"citationItems":[{"id":"ITEM-1","itemData":{"DOI":"10.1038/nn1001","ISSN":"10976256","PMID":"12536208","abstract":"Affective experience has been described in terms of two primary dimensions: intensity and valence. In the human brain, it is intrinsically difficult to dissociate the neural coding of these affective dimensions for visual and auditory stimuli, but such dissociation is more readily achieved in olfaction, where intensity and valence can be manipulated independently. Using event-related functional magnetic resonance imaging (fMRI), we found amygdala activation to be associated with intensity, and not valence, of odors. Activity in regions of orbitofrontal cortex, in contrast, were associated with valence independent of intensity. These findings show that distinct olfactory regions subserve the analysis of the degree and quality of olfactory stimulation, suggesting that the affective representations of intensity and valence draw upon dissociable neural substrates.","author":[{"dropping-particle":"","family":"Anderson","given":"A. K.","non-dropping-particle":"","parse-names":false,"suffix":""},{"dropping-particle":"","family":"Christoff","given":"K.","non-dropping-particle":"","parse-names":false,"suffix":""},{"dropping-particle":"","family":"Stappen","given":"I.","non-dropping-particle":"","parse-names":false,"suffix":""},{"dropping-particle":"","family":"Panitz","given":"D.","non-dropping-particle":"","parse-names":false,"suffix":""},{"dropping-particle":"","family":"Ghahremani","given":"D. G.","non-dropping-particle":"","parse-names":false,"suffix":""},{"dropping-particle":"","family":"Glover","given":"G.","non-dropping-particle":"","parse-names":false,"suffix":""},{"dropping-particle":"","family":"Gabrieli","given":"J. D.E.","non-dropping-particle":"","parse-names":false,"suffix":""},{"dropping-particle":"","family":"Sobel","given":"N.","non-dropping-particle":"","parse-names":false,"suffix":""}],"container-title":"Nature Neuroscience","id":"ITEM-1","issue":"2","issued":{"date-parts":[["2003"]]},"page":"196-202","title":"Dissociated neural representations of intensity and valence in human olfaction","type":"article-journal","volume":"6"},"uris":["http://www.mendeley.com/documents/?uuid=9c8b41bc-1d7b-4813-8ec7-9004b3458e7c"]}],"mendeley":{"formattedCitation":"(Anderson et al., 2003)","manualFormatting":"Anderson et al., 2003","plainTextFormattedCitation":"(Anderson et al., 2003)","previouslyFormattedCitation":"(Anderson et al., 2003)"},"properties":{"noteIndex":0},"schema":"https://github.com/citation-style-language/schema/raw/master/csl-citation.json"}</w:instrText>
      </w:r>
      <w:r>
        <w:fldChar w:fldCharType="separate"/>
      </w:r>
      <w:r w:rsidRPr="00F82247">
        <w:rPr>
          <w:noProof/>
        </w:rPr>
        <w:t>Anderson et al., 2003</w:t>
      </w:r>
      <w:r>
        <w:fldChar w:fldCharType="end"/>
      </w:r>
      <w:r>
        <w:t xml:space="preserve"> who showed that the OFC fMRI activity was associated with an increase in the valence, but not the intensity, of an odour stimulus.</w:t>
      </w:r>
    </w:p>
    <w:p w14:paraId="3FCCD67B" w14:textId="77777777" w:rsidR="000618AF" w:rsidRDefault="000618AF" w:rsidP="000618AF">
      <w:r>
        <w:t>In two later fMRI studies of humans performing monetary tasks, Brian Knutson showed that the medial prefrontal cortex (</w:t>
      </w:r>
      <w:proofErr w:type="spellStart"/>
      <w:r>
        <w:t>mPFC</w:t>
      </w:r>
      <w:proofErr w:type="spellEnd"/>
      <w:r>
        <w:t xml:space="preserve">) shows an </w:t>
      </w:r>
      <w:r>
        <w:rPr>
          <w:i/>
          <w:iCs/>
        </w:rPr>
        <w:t xml:space="preserve">increase </w:t>
      </w:r>
      <w:r>
        <w:t xml:space="preserve">in BOLD signal upon the receipt of an award, but a </w:t>
      </w:r>
      <w:r>
        <w:rPr>
          <w:i/>
          <w:iCs/>
        </w:rPr>
        <w:t>decrease</w:t>
      </w:r>
      <w:r>
        <w:t xml:space="preserve"> upon an expected monetary reward that is withheld </w:t>
      </w:r>
      <w:r>
        <w:fldChar w:fldCharType="begin" w:fldLock="1"/>
      </w:r>
      <w:r>
        <w:instrText>ADDIN CSL_CITATION {"citationItems":[{"id":"ITEM-1","itemData":{"DOI":"10.1016/S1053-8119(02)00057-5","ISSN":"10538119","PMID":"12595181","abstract":"The function of the mesial prefrontal cortex (MPFC: including Brodman areas 10/12/32) remains an enigma. Current theories suggest a role in representing internal information, including emotional introspection, autonomic control, and a \"default state\" of semantic processing. Recent evidence also suggests that parts of this region may also play a role in processing reward outcomes. In this study, we investigated the possibility that a region of the MPFC would be preferentially recruited by monetary reward outcomes using a parametric monetary incentive delay (MID) task. Twelve healthy volunteers participated in functional magnetic resonance scans while playing the MID task. Group analyses indicated that while the ventral striatum was recruited by anticipation of monetary reward, a region of the MPFC instead responded to rewarding monetary outcomes. Specifically, volume-of-interest analyses indicated that when volunteers received $5.00 after anticipating a $5.00 win, MPFC activity increased, whereas when volunteers did not receive $5.00 after anticipating a $5.00 win, MPFC activity decreased, relative to outcomes with no incentive value. These findings suggest that in the context of processing monetary rewards, a region of the MPFC preferentially tracks rewarding outcomes. © 2003 Elsevier Science (USA). All rights reserved.","author":[{"dropping-particle":"","family":"Knutson","given":"Brian","non-dropping-particle":"","parse-names":false,"suffix":""},{"dropping-particle":"","family":"Fong","given":"Grace W.","non-dropping-particle":"","parse-names":false,"suffix":""},{"dropping-particle":"","family":"Bennett","given":"Shannon M.","non-dropping-particle":"","parse-names":false,"suffix":""},{"dropping-particle":"","family":"Adams","given":"Charles M.","non-dropping-particle":"","parse-names":false,"suffix":""},{"dropping-particle":"","family":"Hommer","given":"Daniel","non-dropping-particle":"","parse-names":false,"suffix":""}],"container-title":"NeuroImage","id":"ITEM-1","issue":"2","issued":{"date-parts":[["2003"]]},"page":"263-272","title":"A region of mesial prefrontal cortex tracks monetarily rewarding outcomes: Characterization with rapid event-related fMRI","type":"article-journal","volume":"18"},"uris":["http://www.mendeley.com/documents/?uuid=9e288e99-710f-4742-8026-f2239f5ab15d"]},{"id":"ITEM-2","itemData":{"DOI":"10.1523/JNEUROSCI.0642-05.2005","ISSN":"02706474","PMID":"15888656","abstract":"Anticipated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Neuroscience","id":"ITEM-2","issue":"19","issued":{"date-parts":[["2005"]]},"page":"4806-4812","title":"Distributed neural representation of expected value","type":"article-journal","volume":"25"},"uris":["http://www.mendeley.com/documents/?uuid=88d98039-93e1-4455-8b4b-68351c3297ad"]}],"mendeley":{"formattedCitation":"(Knutson et al., 2003, 2005)","plainTextFormattedCitation":"(Knutson et al., 2003, 2005)","previouslyFormattedCitation":"(Knutson et al., 2003, 2005)"},"properties":{"noteIndex":0},"schema":"https://github.com/citation-style-language/schema/raw/master/csl-citation.json"}</w:instrText>
      </w:r>
      <w:r>
        <w:fldChar w:fldCharType="separate"/>
      </w:r>
      <w:r w:rsidRPr="0008725F">
        <w:rPr>
          <w:noProof/>
        </w:rPr>
        <w:t>(Knutson et al., 2003, 2005)</w:t>
      </w:r>
      <w:r>
        <w:fldChar w:fldCharType="end"/>
      </w:r>
      <w:r>
        <w:t xml:space="preserve">. Moreover, the BOLD signal incorporated both the magnitude and probability of the monetary rewards, and thus seemed to be computing the expected value on an economic stimulus (see equation 1.1; </w:t>
      </w:r>
      <w:r>
        <w:fldChar w:fldCharType="begin" w:fldLock="1"/>
      </w:r>
      <w:r>
        <w:instrText>ADDIN CSL_CITATION {"citationItems":[{"id":"ITEM-1","itemData":{"DOI":"10.1523/JNEUROSCI.0642-05.2005","ISSN":"02706474","PMID":"15888656","abstract":"Anticipated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Neuroscience","id":"ITEM-1","issue":"19","issued":{"date-parts":[["2005"]]},"page":"4806-4812","title":"Distributed neural representation of expected value","type":"article-journal","volume":"25"},"uris":["http://www.mendeley.com/documents/?uuid=88d98039-93e1-4455-8b4b-68351c3297ad"]}],"mendeley":{"formattedCitation":"(Knutson et al., 2005)","manualFormatting":"Knutson et al., 2005)","plainTextFormattedCitation":"(Knutson et al., 2005)","previouslyFormattedCitation":"(Knutson et al., 2005)"},"properties":{"noteIndex":0},"schema":"https://github.com/citation-style-language/schema/raw/master/csl-citation.json"}</w:instrText>
      </w:r>
      <w:r>
        <w:fldChar w:fldCharType="separate"/>
      </w:r>
      <w:r w:rsidRPr="0008725F">
        <w:rPr>
          <w:noProof/>
        </w:rPr>
        <w:t>Knutson et al., 2005)</w:t>
      </w:r>
      <w:r>
        <w:fldChar w:fldCharType="end"/>
      </w:r>
      <w:r>
        <w:t>. That single cells in these prefrontal cortices</w:t>
      </w:r>
      <w:r>
        <w:rPr>
          <w:rStyle w:val="FootnoteReference"/>
        </w:rPr>
        <w:footnoteReference w:id="33"/>
      </w:r>
      <w:r>
        <w:t xml:space="preserve"> encode economic value was later shown by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08725F">
        <w:rPr>
          <w:noProof/>
        </w:rPr>
        <w:t>Padoa-Schioppa &amp; Assad, 2006</w:t>
      </w:r>
      <w:r>
        <w:fldChar w:fldCharType="end"/>
      </w:r>
      <w:r>
        <w:t xml:space="preserve"> in a task where macaques made choices between amounts of liquid rewards. This study also dissociated the different activity of different single neurons, showing that some responded to the ‘offer value’ (how much juice or water was offered on a trial), whereas other responded to the ‘chosen value’ (the amount of the chosen liquid that had higher utility and was picked by the animal). This multiplexing of value signal including magnitude, probability and cost was replicated in the macaque prefrontal cortices by </w:t>
      </w:r>
      <w:r>
        <w:fldChar w:fldCharType="begin" w:fldLock="1"/>
      </w:r>
      <w:r>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2009)","manualFormatting":"Kennerley et al., 2009","plainTextFormattedCitation":"(Kennerley et al., 2009)","previouslyFormattedCitation":"(Kennerley et al., 2009)"},"properties":{"noteIndex":0},"schema":"https://github.com/citation-style-language/schema/raw/master/csl-citation.json"}</w:instrText>
      </w:r>
      <w:r>
        <w:fldChar w:fldCharType="separate"/>
      </w:r>
      <w:r w:rsidRPr="00974A6E">
        <w:rPr>
          <w:noProof/>
        </w:rPr>
        <w:t>Kennerley et al., 2009</w:t>
      </w:r>
      <w:r>
        <w:fldChar w:fldCharType="end"/>
      </w:r>
      <w:r>
        <w:t xml:space="preserve">. </w:t>
      </w:r>
    </w:p>
    <w:p w14:paraId="304D1596" w14:textId="7E4A5044" w:rsidR="000618AF" w:rsidRDefault="000618AF" w:rsidP="000618AF">
      <w:pPr>
        <w:rPr>
          <w:rFonts w:cstheme="minorHAnsi"/>
        </w:rPr>
      </w:pPr>
      <w:r>
        <w:t xml:space="preserve">In a similar task in which macaques had to choose between two pictures representing a magnitude of a juice reward, neuronal ensemble recordings from the OFC could be decoded to show the oscillation of value encoding between the two choice offers with response times on a single trial correlating with the time spent by the ensemble in the ‘unchosen state’ </w:t>
      </w:r>
      <w:r>
        <w:fldChar w:fldCharType="begin" w:fldLock="1"/>
      </w:r>
      <w:r>
        <w:instrText>ADDIN CSL_CITATION {"citationItems":[{"id":"ITEM-1","itemData":{"DOI":"10.1038/nn.4320","ISSN":"15461726","PMID":"27273768","abstract":"When making a subjective choice, the brain must compute a value for each option and compare those values to make a decision. The orbitofrontal cortex (OFC) is critically involved in this process, but the neural mechanisms remain obscure, in part due to limitations in our ability to measure and control the internal deliberations that can alter the dynamics of the decision process. Here we tracked these dynamics by recovering temporally precise neural states from multidimensional data in OFC. During individual choices, OFC alternated between states associated with the value of two available options, with dynamics that predicted whether a subject would decide quickly or vacillate between the two alternatives. Ensembles of value-encoding neurons contributed to these states, with individual neurons shifting activity patterns as the network evaluated each option. Thus, the mechanism of subjective decision-making involves the dynamic activation of OFC states associated with each choice alternative.","author":[{"dropping-particle":"","family":"Rich","given":"Erin L.","non-dropping-particle":"","parse-names":false,"suffix":""},{"dropping-particle":"","family":"Wallis","given":"Jonathan D.","non-dropping-particle":"","parse-names":false,"suffix":""}],"container-title":"Nature Neuroscience","id":"ITEM-1","issue":"7","issued":{"date-parts":[["2016"]]},"page":"973-980","title":"Decoding subjective decisions from orbitofrontal cortex","type":"article-journal","volume":"19"},"uris":["http://www.mendeley.com/documents/?uuid=ebe832cb-9fd4-4221-ae22-eb602512ace1"]}],"mendeley":{"formattedCitation":"(Rich &amp; Wallis, 2016)","plainTextFormattedCitation":"(Rich &amp; Wallis, 2016)","previouslyFormattedCitation":"(Rich &amp; Wallis, 2016)"},"properties":{"noteIndex":0},"schema":"https://github.com/citation-style-language/schema/raw/master/csl-citation.json"}</w:instrText>
      </w:r>
      <w:r>
        <w:fldChar w:fldCharType="separate"/>
      </w:r>
      <w:r w:rsidRPr="00923848">
        <w:rPr>
          <w:noProof/>
        </w:rPr>
        <w:t>(Rich &amp; Wallis, 2016)</w:t>
      </w:r>
      <w:r>
        <w:fldChar w:fldCharType="end"/>
      </w:r>
      <w:r>
        <w:t>. Furthermore, low current (25-50</w:t>
      </w:r>
      <w:r>
        <w:rPr>
          <w:rFonts w:cstheme="minorHAnsi"/>
        </w:rPr>
        <w:t>μA</w:t>
      </w:r>
      <w:del w:id="63" w:author="Andreas Poehlmann" w:date="2021-01-18T21:51:00Z">
        <w:r w:rsidDel="00F77DBB">
          <w:rPr>
            <w:rFonts w:cstheme="minorHAnsi"/>
          </w:rPr>
          <w:delText>0</w:delText>
        </w:r>
      </w:del>
      <w:r>
        <w:rPr>
          <w:rFonts w:cstheme="minorHAnsi"/>
        </w:rPr>
        <w:t xml:space="preserve"> </w:t>
      </w:r>
      <w:r>
        <w:t>stimulation of macaque OFC cells was sufficient to bias choices in a similar task, whereas high current (</w:t>
      </w:r>
      <w:r>
        <w:rPr>
          <w:rFonts w:cstheme="minorHAnsi"/>
        </w:rPr>
        <w:t>≥</w:t>
      </w:r>
      <w:r>
        <w:t>100</w:t>
      </w:r>
      <w:r>
        <w:rPr>
          <w:rFonts w:cstheme="minorHAnsi"/>
        </w:rPr>
        <w:t xml:space="preserve">μA) did not bias choices but did increase the variability of choices </w:t>
      </w:r>
      <w:r>
        <w:rPr>
          <w:rFonts w:cstheme="minorHAnsi"/>
        </w:rPr>
        <w:fldChar w:fldCharType="begin" w:fldLock="1"/>
      </w:r>
      <w:r>
        <w:rPr>
          <w:rFonts w:cstheme="minorHAnsi"/>
        </w:rPr>
        <w:instrText>ADDIN CSL_CITATION {"citationItems":[{"id":"ITEM-1","itemData":{"DOI":"10.1101/2020.03.10.984021","ISSN":"14764687","abstract":"It has long been hypothesized that economic choices rely on the assignment and comparison of subjective values. Indeed, when agents make decisions, neurons in orbitofrontal cortex encode the values of offered and chosen goods. Moreover, neuronal activity in this area suggests the formation of a decision. However, it is unclear whether these neural processes are causally related to choices. More generally, the evidence linking economic choices to value signals in the brain remains correlational. We address this fundamental issue using electrical stimulation in rhesus monkeys. We show that suitable currents bias choices by increasing the value of individual offers. Furthermore, high-current stimulation disrupts both the computation and the comparison of subjective values. These results demonstrate that values encoded in orbitofrontal cortex are causal to economic choices.","author":[{"dropping-particle":"","family":"Ballesta","given":"Sébastien","non-dropping-particle":"","parse-names":false,"suffix":""},{"dropping-particle":"","family":"Shi","given":"Weikang","non-dropping-particle":"","parse-names":false,"suffix":""},{"dropping-particle":"","family":"Conen","given":"Katherine","non-dropping-particle":"","parse-names":false,"suffix":""},{"dropping-particle":"","family":"Padoa-Schioppa","given":"Camillo","non-dropping-particle":"","parse-names":false,"suffix":""}],"id":"ITEM-1","issue":"February","issued":{"date-parts":[["2020"]]},"title":"Values Encoded in Orbitofrontal Cortex Are Causally Related to Economic Choices","type":"article-journal"},"uris":["http://www.mendeley.com/documents/?uuid=2486454d-a285-4d3c-928c-a45d9b1f0b05"]}],"mendeley":{"formattedCitation":"(Ballesta et al., 2020)","plainTextFormattedCitation":"(Ballesta et al., 2020)","previouslyFormattedCitation":"(Ballesta et al., 2020)"},"properties":{"noteIndex":0},"schema":"https://github.com/citation-style-language/schema/raw/master/csl-citation.json"}</w:instrText>
      </w:r>
      <w:r>
        <w:rPr>
          <w:rFonts w:cstheme="minorHAnsi"/>
        </w:rPr>
        <w:fldChar w:fldCharType="separate"/>
      </w:r>
      <w:r w:rsidRPr="0024733B">
        <w:rPr>
          <w:rFonts w:cstheme="minorHAnsi"/>
          <w:noProof/>
        </w:rPr>
        <w:t>(Ballesta et al., 2020)</w:t>
      </w:r>
      <w:r>
        <w:rPr>
          <w:rFonts w:cstheme="minorHAnsi"/>
        </w:rPr>
        <w:fldChar w:fldCharType="end"/>
      </w:r>
      <w:r>
        <w:rPr>
          <w:rFonts w:cstheme="minorHAnsi"/>
        </w:rPr>
        <w:t>.</w:t>
      </w:r>
    </w:p>
    <w:p w14:paraId="1841DA5C" w14:textId="77777777" w:rsidR="000618AF" w:rsidRPr="00923848" w:rsidRDefault="000618AF" w:rsidP="000618AF">
      <w:r>
        <w:t>The rich, heterogeneous responses of frontal lobe neurons to tasks was interesting to us and we strongly considered recording from this region when developing the project due to the increased sophistication of the BDM when compared to traditional choice paradigms. For example, instead of choosing discretely between two offers, a monkey must instead choose between continuous values of a bid. As a monkey then makes their choice, they pass through the other choices which must be continually considered and find an optimal stopping value to place their bid at.</w:t>
      </w:r>
    </w:p>
    <w:p w14:paraId="3162BE1C" w14:textId="77777777" w:rsidR="000618AF" w:rsidRDefault="000618AF" w:rsidP="000618AF">
      <w:pPr>
        <w:rPr>
          <w:rFonts w:cstheme="minorHAnsi"/>
          <w:i/>
          <w:iCs/>
        </w:rPr>
      </w:pPr>
      <w:r>
        <w:rPr>
          <w:rFonts w:cstheme="minorHAnsi"/>
          <w:i/>
          <w:iCs/>
        </w:rPr>
        <w:t>The Amygdala and Reward</w:t>
      </w:r>
    </w:p>
    <w:p w14:paraId="342404F9" w14:textId="77777777" w:rsidR="000618AF" w:rsidRPr="00CA542C" w:rsidRDefault="000618AF" w:rsidP="000618AF">
      <w:pPr>
        <w:rPr>
          <w:rFonts w:cstheme="minorHAnsi"/>
        </w:rPr>
      </w:pPr>
      <w:r>
        <w:rPr>
          <w:rFonts w:cstheme="minorHAnsi"/>
        </w:rPr>
        <w:t xml:space="preserve">Many of the pioneering human fMRI studies discussed in the last section also found significant changes in the BOLD signal in the human amygdala during economic value tasks </w:t>
      </w:r>
      <w:r>
        <w:rPr>
          <w:rFonts w:cstheme="minorHAnsi"/>
        </w:rPr>
        <w:fldChar w:fldCharType="begin" w:fldLock="1"/>
      </w:r>
      <w:r>
        <w:rPr>
          <w:rFonts w:cstheme="minorHAnsi"/>
        </w:rP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brain","type":"article-journal","volume":"85"},"uris":["http://www.mendeley.com/documents/?uuid=2b3763f5-50ee-4d57-bece-41ce8b11e19b"]},{"id":"ITEM-2","itemData":{"ISBN":"0896-6273 (Print)\\n0896-6273 (Linking)","ISSN":"0896-6273","PMID":"11395019","abstract":"Neural responses accompanying anticipation and ex- and sign of emotional responses can be manipulated perience ofmonetary gains and lossesweremonitored using visual stimuli easily presented in the functional by functional magnetic resonance imaging. Trials neuroimaging setting. Comparing the neural correlates comprised an initial “prospect” (expectancy) phase, of the evoked emotions to those associated with natural when a set of three monetary amounts was displayed, goal objects and to drugs of abuse could shed light on and a subsequent “outcome” phase, when one of the generality of the anticipatory and evaluative mechathese amounts was awarded. Hemodynamic re- nisms. sponses in the sublenticular extended amygdala There are interesting parallels between the count( SLEA) and orbital gyrus tracked the expected values erfactual comparisons and anticipatory emotional reof the prospects, and responses to the highest value sponses documented in humans by Mellers et al. and set of outcomes increased monotonically with mone- results of electrophysiological studies ofmidbrain dopatary value in the nucleus accumbens, SLEA, and hypo- minergic neurons inmonkeys carried out by Schultz and thalamus. Responses to prospects and outcomes coworkers (Schultz et al., 1992, 1993, 1997; Schultz and were generally, but not always, seen in the same re- Romo, 1990). After themonkey has learned that a stimugions. The overlap of the observed activations with lus predicts the imminent availability of reward, presenthose seen previously in response to tactile stimuli, tation of this stimulus triggers a burst of firing in the gustatory stimuli, and euphoria-inducing drugs is con- dopaminergic neurons. This anticipatory burst is not tied to the preparation of an operant response but rather to sistent with a contribution of common circuitry to the the expectation of a positive outcome. During delivery processing of diverse rewards.","author":[{"dropping-particle":"","family":"Breiter","given":"Hans C.","non-dropping-particle":"","parse-names":false,"suffix":""},{"dropping-particle":"","family":"Aharon","given":"Itzhak","non-dropping-particle":"","parse-names":false,"suffix":""},{"dropping-particle":"","family":"Kahneman","given":"Daniel","non-dropping-particle":"","parse-names":false,"suffix":""},{"dropping-particle":"","family":"Dal","given":"Anders","non-dropping-particle":"","parse-names":false,"suffix":""},{"dropping-particle":"","family":"Shizgal","given":"Peter","non-dropping-particle":"","parse-names":false,"suffix":""}],"container-title":"Neuron","id":"ITEM-2","issue":"May","issued":{"date-parts":[["2001"]]},"page":"619-","title":"Functional Imaging of Neural Resposes to Monetary Gains and Losses","type":"article-journal","volume":"30"},"uris":["http://www.mendeley.com/documents/?uuid=61c8af0e-776d-433a-81fc-6124f9642244"]}],"mendeley":{"formattedCitation":"(Breiter et al., 2001; O’Doherty et al., 2001)","plainTextFormattedCitation":"(Breiter et al., 2001; O’Doherty et al., 2001)","previouslyFormattedCitation":"(Breiter et al., 2001; O’Doherty et al., 2001)"},"properties":{"noteIndex":0},"schema":"https://github.com/citation-style-language/schema/raw/master/csl-citation.json"}</w:instrText>
      </w:r>
      <w:r>
        <w:rPr>
          <w:rFonts w:cstheme="minorHAnsi"/>
        </w:rPr>
        <w:fldChar w:fldCharType="separate"/>
      </w:r>
      <w:r w:rsidRPr="00D10B26">
        <w:rPr>
          <w:rFonts w:cstheme="minorHAnsi"/>
          <w:noProof/>
        </w:rPr>
        <w:t>(Breiter et al., 2001; O’Doherty et al., 2001)</w:t>
      </w:r>
      <w:r>
        <w:rPr>
          <w:rFonts w:cstheme="minorHAnsi"/>
        </w:rPr>
        <w:fldChar w:fldCharType="end"/>
      </w:r>
      <w:r>
        <w:rPr>
          <w:rStyle w:val="FootnoteReference"/>
          <w:rFonts w:cstheme="minorHAnsi"/>
        </w:rPr>
        <w:footnoteReference w:id="34"/>
      </w:r>
      <w:r>
        <w:rPr>
          <w:rFonts w:cstheme="minorHAnsi"/>
        </w:rPr>
        <w:t xml:space="preserve">. The amygdala are a collection of nuclei located in the medial temporal lobe of mammals most commonly implicated in fear processing </w:t>
      </w:r>
      <w:r>
        <w:rPr>
          <w:rFonts w:cstheme="minorHAnsi"/>
        </w:rPr>
        <w:fldChar w:fldCharType="begin" w:fldLock="1"/>
      </w:r>
      <w:r>
        <w:rPr>
          <w:rFonts w:cstheme="minorHAnsi"/>
        </w:rPr>
        <w:instrText>ADDIN CSL_CITATION {"citationItems":[{"id":"ITEM-1","itemData":{"DOI":"10.1093/ojls/12.3.440","ISSN":"01436503","author":[{"dropping-particle":"","family":"LeDoux","given":"Joseph","non-dropping-particle":"","parse-names":false,"suffix":""}],"container-title":"Current Biology","id":"ITEM-1","issue":"20","issued":{"date-parts":[["2007"]]},"page":"868-874","title":"The Amygdala","type":"article-journal","volume":"17"},"uris":["http://www.mendeley.com/documents/?uuid=5feaf37b-601c-44aa-8660-73b4f6cc818b"]}],"mendeley":{"formattedCitation":"(LeDoux, 2007)","plainTextFormattedCitation":"(LeDoux, 2007)","previouslyFormattedCitation":"(LeDoux, 2007)"},"properties":{"noteIndex":0},"schema":"https://github.com/citation-style-language/schema/raw/master/csl-citation.json"}</w:instrText>
      </w:r>
      <w:r>
        <w:rPr>
          <w:rFonts w:cstheme="minorHAnsi"/>
        </w:rPr>
        <w:fldChar w:fldCharType="separate"/>
      </w:r>
      <w:r w:rsidRPr="00951662">
        <w:rPr>
          <w:rFonts w:cstheme="minorHAnsi"/>
          <w:noProof/>
        </w:rPr>
        <w:t>(LeDoux, 2007)</w:t>
      </w:r>
      <w:r>
        <w:rPr>
          <w:rFonts w:cstheme="minorHAnsi"/>
        </w:rPr>
        <w:fldChar w:fldCharType="end"/>
      </w:r>
      <w:r>
        <w:rPr>
          <w:rFonts w:cstheme="minorHAnsi"/>
        </w:rPr>
        <w:t xml:space="preserve">. Once the amygdala was implicated in economic decisions, studies found this fear processing could be extended to uncertainty of a potential loss </w:t>
      </w:r>
      <w:r>
        <w:rPr>
          <w:rFonts w:cstheme="minorHAnsi"/>
        </w:rPr>
        <w:fldChar w:fldCharType="begin" w:fldLock="1"/>
      </w:r>
      <w:r>
        <w:rPr>
          <w:rFonts w:cstheme="minorHAnsi"/>
        </w:rPr>
        <w:instrText>ADDIN CSL_CITATION {"citationItems":[{"id":"ITEM-1","itemData":{"ISSN":"0008-6215","PMID":"15680600","author":[{"dropping-particle":"","family":"Kahn","given":"Itamar","non-dropping-particle":"","parse-names":false,"suffix":""},{"dropping-particle":"","family":"Yeshurun","given":"Yehezkel","non-dropping-particle":"","parse-names":false,"suffix":""},{"dropping-particle":"","family":"Rothstein","given":"Pia","non-dropping-particle":"","parse-names":false,"suffix":""},{"dropping-particle":"","family":"Fried","given":"Itzhak","non-dropping-particle":"","parse-names":false,"suffix":""},{"dropping-particle":"","family":"Ben-Bashat","given":"Dafna","non-dropping-particle":"","parse-names":false,"suffix":""},{"dropping-particle":"","family":"Hendler","given":"Talma","non-dropping-particle":"","parse-names":false,"suffix":""}],"container-title":"Neuron","id":"ITEM-1","issue":"6","issued":{"date-parts":[["2002"]]},"page":"983-994","title":"The Role of the Amygdala in Signaling Prospective Outcome of Choice","type":"article-journal","volume":"33"},"uris":["http://www.mendeley.com/documents/?uuid=6691e733-8d73-4788-b71e-790902499db9"]},{"id":"ITEM-2","itemData":{"DOI":"10.1126/science.1115327","ISSN":"00368075","PMID":"16339445","abstract":"Much is known about how people make decisions under varying levels of probability (risk). Less is known about the neural basis of decision-making when probabilities are uncertain because of missing information (ambiguity). In decision theory, ambiguity about probabilities should not affect choices. Using functional brain imaging, we show that the level of ambiguity in choices correlates positively with activation in the amygdala and orbitofrontal cortex, and negatively with a striatal system. Moreover, striatal activity correlates positively with expected reward. Neurological subjects with orbitofrontal lesions were insensitive to the level of ambiguity and risk in behavioral choices. These data suggest a general neural circuit responding to degrees of uncertainty, contrary to decision theory.","author":[{"dropping-particle":"","family":"Hsu","given":"Ming","non-dropping-particle":"","parse-names":false,"suffix":""},{"dropping-particle":"","family":"Bhatt","given":"Meghana","non-dropping-particle":"","parse-names":false,"suffix":""},{"dropping-particle":"","family":"Adolphs","given":"Ralph","non-dropping-particle":"","parse-names":false,"suffix":""},{"dropping-particle":"","family":"Tranel","given":"Daniel","non-dropping-particle":"","parse-names":false,"suffix":""},{"dropping-particle":"","family":"Camerer","given":"Colin F.","non-dropping-particle":"","parse-names":false,"suffix":""}],"container-title":"Science","id":"ITEM-2","issue":"5754","issued":{"date-parts":[["2005"]]},"page":"1680-1683","title":"Neuroscience: Neural systems responding to degrees of uncertainty in human decision-making","type":"article-journal","volume":"310"},"uris":["http://www.mendeley.com/documents/?uuid=02d684b9-02fc-4298-a0c0-2de654308c6d"]}],"mendeley":{"formattedCitation":"(Hsu et al., 2005; Kahn et al., 2002)","plainTextFormattedCitation":"(Hsu et al., 2005; Kahn et al., 2002)","previouslyFormattedCitation":"(Hsu et al., 2005; Kahn et al., 2002)"},"properties":{"noteIndex":0},"schema":"https://github.com/citation-style-language/schema/raw/master/csl-citation.json"}</w:instrText>
      </w:r>
      <w:r>
        <w:rPr>
          <w:rFonts w:cstheme="minorHAnsi"/>
        </w:rPr>
        <w:fldChar w:fldCharType="separate"/>
      </w:r>
      <w:r w:rsidRPr="00CA542C">
        <w:rPr>
          <w:rFonts w:cstheme="minorHAnsi"/>
          <w:noProof/>
        </w:rPr>
        <w:t>(Hsu et al., 2005; Kahn et al., 2002)</w:t>
      </w:r>
      <w:r>
        <w:rPr>
          <w:rFonts w:cstheme="minorHAnsi"/>
        </w:rPr>
        <w:fldChar w:fldCharType="end"/>
      </w:r>
      <w:r>
        <w:rPr>
          <w:rFonts w:cstheme="minorHAnsi"/>
        </w:rPr>
        <w:t xml:space="preserve">, an idea extended by findings that humans with bilateral amygdala lesions show markedly reduced loss aversion (see appendix 1.1 for a discussion of Prospect theory; </w:t>
      </w:r>
      <w:r>
        <w:rPr>
          <w:rFonts w:cstheme="minorHAnsi"/>
        </w:rPr>
        <w:fldChar w:fldCharType="begin" w:fldLock="1"/>
      </w:r>
      <w:r>
        <w:rPr>
          <w:rFonts w:cstheme="minorHAnsi"/>
        </w:rPr>
        <w:instrText>ADDIN CSL_CITATION {"citationItems":[{"id":"ITEM-1","itemData":{"DOI":"10.1523/JNEUROSCI.4832-08.2009","ISSN":"02706474","PMID":"19321780","abstract":"A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Neuroscience","id":"ITEM-1","issue":"12","issued":{"date-parts":[["2009"]]},"page":"3833-3842","title":"The neurobiology of reference-dependent value computation","type":"article-journal","volume":"29"},"uris":["http://www.mendeley.com/documents/?uuid=090c6baa-185d-47dc-a716-8f6a0e1de965"]}],"mendeley":{"formattedCitation":"(De Martino et al., 2009)","manualFormatting":"De Martino et al., 2009)","plainTextFormattedCitation":"(De Martino et al., 2009)","previouslyFormattedCitation":"(De Martino et al., 2009)"},"properties":{"noteIndex":0},"schema":"https://github.com/citation-style-language/schema/raw/master/csl-citation.json"}</w:instrText>
      </w:r>
      <w:r>
        <w:rPr>
          <w:rFonts w:cstheme="minorHAnsi"/>
        </w:rPr>
        <w:fldChar w:fldCharType="separate"/>
      </w:r>
      <w:r w:rsidRPr="00CA542C">
        <w:rPr>
          <w:rFonts w:cstheme="minorHAnsi"/>
          <w:noProof/>
        </w:rPr>
        <w:t>De Martino et al., 2009)</w:t>
      </w:r>
      <w:r>
        <w:rPr>
          <w:rFonts w:cstheme="minorHAnsi"/>
        </w:rPr>
        <w:fldChar w:fldCharType="end"/>
      </w:r>
      <w:r>
        <w:rPr>
          <w:rFonts w:cstheme="minorHAnsi"/>
        </w:rPr>
        <w:t>.</w:t>
      </w:r>
    </w:p>
    <w:p w14:paraId="64DFA543" w14:textId="77777777" w:rsidR="000618AF" w:rsidRDefault="000618AF" w:rsidP="000618AF">
      <w:r>
        <w:t xml:space="preserve">As with the prefrontal cortices, single cell recordings from non-human primates have supported the idea that neurons in the amygdala encode economic value. </w:t>
      </w:r>
      <w:r>
        <w:fldChar w:fldCharType="begin" w:fldLock="1"/>
      </w:r>
      <w:r>
        <w:instrText>ADDIN CSL_CITATION {"citationItems":[{"id":"ITEM-1","itemData":{"DOI":"10.1152/jn.00540.2010","ISSN":"00223077","PMID":"20861431","abstract":"Animals assess the values of rewards to learn and choose the best possible outcomes. We studied how single neurons in the primate amygdala coded reward magnitude, an important variable determining the value of rewards. A single, Pavlovian-conditioned visual stimulus predicted fruit juice to be delivered with one of three equiprobable volumes (P = 1/3). A population of amygdala neurons showed increased activity after reward delivery, and almost one half of these responses covaried with reward magnitude in a monotonically increasing or decreasing fashion. A subset of the reward responding neurons were tested with two different probability distributions of reward magnitude; the reward responses in almost one half of them adapted to the predicted distribution and thus showed reference-dependent coding. These data suggest parametric reward value coding in the amygdala as a characteristic component of its function in reinforcement learning and economic decision making. Copyright © 2010 The American Physiological Society.","author":[{"dropping-particle":"","family":"Bermudez","given":"Maria A.","non-dropping-particle":"","parse-names":false,"suffix":""},{"dropping-particle":"","family":"Schultz","given":"Wolfram","non-dropping-particle":"","parse-names":false,"suffix":""}],"container-title":"Journal of Neurophysiology","id":"ITEM-1","issue":"6","issued":{"date-parts":[["2010"]]},"page":"3424-3432","title":"Reward magnitude coding in primate amygdala neurons","type":"article-journal","volume":"104"},"uris":["http://www.mendeley.com/documents/?uuid=eda5433f-4054-4c17-a440-16ba7a31909e"]}],"mendeley":{"formattedCitation":"(Bermudez &amp; Schultz, 2010)","manualFormatting":"Bermudez &amp; Schultz, 2010","plainTextFormattedCitation":"(Bermudez &amp; Schultz, 2010)","previouslyFormattedCitation":"(Bermudez &amp; Schultz, 2010)"},"properties":{"noteIndex":0},"schema":"https://github.com/citation-style-language/schema/raw/master/csl-citation.json"}</w:instrText>
      </w:r>
      <w:r>
        <w:fldChar w:fldCharType="separate"/>
      </w:r>
      <w:r w:rsidRPr="005C502D">
        <w:rPr>
          <w:noProof/>
        </w:rPr>
        <w:t>Bermudez &amp; Schultz, 2010</w:t>
      </w:r>
      <w:r>
        <w:fldChar w:fldCharType="end"/>
      </w:r>
      <w:r>
        <w:t xml:space="preserve"> used a Pavlovian task where the display of a stimuli predicted a juice reward with three possible magnitudes finding that the activity of a population of amygdala neurons increased their activity after the delivery of the juice, and that one third of these had changes in activity that correlated with the magnitude of the juice received. In a replication of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5C515A">
        <w:rPr>
          <w:noProof/>
        </w:rPr>
        <w:t>Padoa-Schioppa &amp; Assad, 2006</w:t>
      </w:r>
      <w:r>
        <w:fldChar w:fldCharType="end"/>
      </w:r>
      <w:r>
        <w:t xml:space="preserve">, </w:t>
      </w:r>
      <w:r>
        <w:fldChar w:fldCharType="begin" w:fldLock="1"/>
      </w:r>
      <w:r>
        <w:instrText>ADDIN CSL_CITATION {"citationItems":[{"id":"ITEM-1","itemData":{"DOI":"10.1523/JNEUROSCI.0961-19.2019","ISSN":"15292401","PMID":"31871277","abstract":"Multiple lines of evidence link economic choices to the orbitofrontal cortex (OFC), but other brain regions may contribute to the computation and comparison of economic values. A particularly strong candidate is the basolateral amygdala (BLA). Amygdala lesions impair performance in reinforcer devaluation tasks, suggesting that the BLA contributes to value computation. Furthermore, previous studies of the BLA have found neuronal activity consistent with a value representation. Here, we recorded from the BLA of two male rhesus macaques choosing between different juices. Offered quantities varied from trial to trial, and relative values were inferred from choices. Approximately one-third of BLA cells were task-related. Our analyses revealed the presence of three groups of neurons encoding variables offer value, chosen value, and chosen juice. In this respect, the BLA appeared similar to the OFC. The two areas differed for the proportion of neurons in each group, as the fraction of chosen value cells was significantly higher in the BLA. Importantly, the activity of these neurons reflected the subjective nature of value. Firing rates in the BLA were sustained throughout the trial and maximal after juice delivery. In contrast, firing rates in the OFC were phasic and maximal shortly after offer presentation. Our results suggest that the BLA supports economic choice and reward expectation.","author":[{"dropping-particle":"","family":"Jezzini","given":"Ahmad","non-dropping-particle":"","parse-names":false,"suffix":""},{"dropping-particle":"","family":"Padoa-Schioppa","given":"Camillo","non-dropping-particle":"","parse-names":false,"suffix":""}],"container-title":"Journal of Neuroscience","id":"ITEM-1","issue":"6","issued":{"date-parts":[["2020"]]},"page":"1286-1301","title":"Neuronal activity in the primate amygdala during economic choice","type":"article-journal","volume":"40"},"uris":["http://www.mendeley.com/documents/?uuid=b82c165f-fcb1-4bec-a145-1e8e01da8f96"]}],"mendeley":{"formattedCitation":"(Jezzini &amp; Padoa-Schioppa, 2020)","manualFormatting":"Jezzini &amp; Padoa-Schioppa, 2020","plainTextFormattedCitation":"(Jezzini &amp; Padoa-Schioppa, 2020)","previouslyFormattedCitation":"(Jezzini &amp; Padoa-Schioppa, 2020)"},"properties":{"noteIndex":0},"schema":"https://github.com/citation-style-language/schema/raw/master/csl-citation.json"}</w:instrText>
      </w:r>
      <w:r>
        <w:fldChar w:fldCharType="separate"/>
      </w:r>
      <w:r w:rsidRPr="005C515A">
        <w:rPr>
          <w:noProof/>
        </w:rPr>
        <w:t>Jezzini &amp; Padoa-Schioppa, 2020</w:t>
      </w:r>
      <w:r>
        <w:fldChar w:fldCharType="end"/>
      </w:r>
      <w:r>
        <w:t xml:space="preserve"> found that basolateral amygdala (BLA) neurons also showed heterogenous responses in a choice task, though with many more neurons coding the chosen value than in the OFC.</w:t>
      </w:r>
    </w:p>
    <w:p w14:paraId="72D3EF40" w14:textId="03F6312D" w:rsidR="000618AF" w:rsidRDefault="000618AF" w:rsidP="000618AF">
      <w:r>
        <w:t xml:space="preserve">In appendix 1.2, we discuss the idea that value arises from progress towards a goal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BD72C1">
        <w:rPr>
          <w:noProof/>
        </w:rPr>
        <w:t>(Juechems &amp; Summerfield, 2019)</w:t>
      </w:r>
      <w:r>
        <w:fldChar w:fldCharType="end"/>
      </w:r>
      <w:r>
        <w:t xml:space="preserve">. Interestingly, studies of humans and macaques have implicated the amygdala in progression to some internal stopping point on a ‘spend-save’ task </w:t>
      </w:r>
      <w:r>
        <w:fldChar w:fldCharType="begin" w:fldLock="1"/>
      </w:r>
      <w:r>
        <w:instrText>ADDIN CSL_CITATION {"citationItems":[{"id":"ITEM-1","itemData":{"DOI":"10.1016/j.cub.2016.09.016","ISSN":"09609822","PMID":"27773572","abstract":"Economic saving is an elaborate behavior in which the goal of a reward in the future directs planning and decision-making in the present. Here, we measured neural activity while subjects formed simple economic saving strategies to accumulate rewards and then executed their strategies through choice sequences of self-defined lengths. Before the initiation of a choice sequence, prospective activations in the amygdala predicted subjects’ internal saving plans and their value up to two minutes before a saving goal was achieved. The valuation component of this planning activity persisted during execution of the saving strategy and predicted subjects’ economic behavior across different tasks and testing days. Functionally coupled amygdala and prefrontal cortex activities encoded distinct planning components that signaled the transition from saving strategy formation to execution and reflected individual differences in saving behavior. Our findings identify candidate neural mechanisms for economic saving in amygdala and prefrontal cortex and suggest a novel planning function for the human amygdala in directing strategic behavior toward self-determined future rewards.","author":[{"dropping-particle":"","family":"Zangemeister","given":"Leopold","non-dropping-particle":"","parse-names":false,"suffix":""},{"dropping-particle":"","family":"Grabenhorst","given":"Fabian","non-dropping-particle":"","parse-names":false,"suffix":""},{"dropping-particle":"","family":"Schultz","given":"Wolfram","non-dropping-particle":"","parse-names":false,"suffix":""}],"container-title":"Current Biology","id":"ITEM-1","issue":"22","issued":{"date-parts":[["2016"]]},"page":"3004-3013","publisher":"The Authors","title":"Neural Basis for Economic Saving Strategies in Human Amygdala-Prefrontal Reward Circuits","type":"article-journal","volume":"26"},"uris":["http://www.mendeley.com/documents/?uuid=52501b16-67e1-4e5f-8755-62172c9f225d"]},{"id":"ITEM-2","itemData":{"DOI":"10.7554/eLife.18731","ISSN":"2050084X","PMID":"27731795","abstract":"The amygdala is a prime valuation structure yet its functions in advanced behaviors are poorly understood. We tested whether individual amygdala neurons encode a critical requirement for goal-directed behavior: the evaluation of progress during sequential choices. As monkeys progressed through choice sequences toward rewards, amygdala neurons showed phasic, gradually increasing responses over successive choice steps. These responses occurred in the absence of external progress cues or motor preplanning. They were often specific to self-defined sequences, typically disappearing during instructed control sequences with similar reward expectation. Their build-up rate reflected prospectively the forthcoming choice sequence, suggesting adaptation to an internal plan. Population decoding demonstrated a high-accuracy progress code. These findings indicate that amygdala neurons evaluate the progress of planned, self-defined behavioral sequences. Such progress signals seem essential for aligning stepwise choices with internal plans. Their presence in amygdala neurons may inform understanding of human conditions with amygdala dysfunction and deregulated reward pursuit.","author":[{"dropping-particle":"","family":"Grabenhorst","given":"Fabian","non-dropping-particle":"","parse-names":false,"suffix":""},{"dropping-particle":"","family":"Hernadi","given":"Istvan","non-dropping-particle":"","parse-names":false,"suffix":""},{"dropping-particle":"","family":"Schultz","given":"Wolfram","non-dropping-particle":"","parse-names":false,"suffix":""}],"container-title":"eLife","id":"ITEM-2","issue":"OCTOBER2016","issued":{"date-parts":[["2016"]]},"page":"1-24","title":"Primate amygdala neurons evaluate the progress of self-defined economic choice sequences","type":"article-journal","volume":"5"},"uris":["http://www.mendeley.com/documents/?uuid=9b075c28-9d42-430c-98eb-d41ecdf60796"]}],"mendeley":{"formattedCitation":"(Grabenhorst et al., 2016; Zangemeister et al., 2016)","plainTextFormattedCitation":"(Grabenhorst et al., 2016; Zangemeister et al., 2016)","previouslyFormattedCitation":"(Grabenhorst et al., 2016; Zangemeister et al., 2016)"},"properties":{"noteIndex":0},"schema":"https://github.com/citation-style-language/schema/raw/master/csl-citation.json"}</w:instrText>
      </w:r>
      <w:r>
        <w:fldChar w:fldCharType="separate"/>
      </w:r>
      <w:r w:rsidRPr="00C17786">
        <w:rPr>
          <w:noProof/>
        </w:rPr>
        <w:t>(Grabenhorst et al., 2016; Zangemeister et al., 2016)</w:t>
      </w:r>
      <w:r>
        <w:fldChar w:fldCharType="end"/>
      </w:r>
      <w:r>
        <w:t>. Both humans and monkeys could choose to either ‘save’ (and accumulate liquid rewards with interest) over trials or ‘spend’ (and consume the saved liquid). In humans, BOLD activation in the amygdala encoded the length and value of save sequences and single BLA neurons in macaques showed ramping phasic activity as a sequence</w:t>
      </w:r>
      <w:del w:id="64" w:author="Andreas Poehlmann" w:date="2021-01-18T21:53:00Z">
        <w:r w:rsidDel="00F77DBB">
          <w:delText>s</w:delText>
        </w:r>
      </w:del>
      <w:r>
        <w:t xml:space="preserve"> of save trials progressed towards the monkey’s choice to consume their reward.</w:t>
      </w:r>
    </w:p>
    <w:p w14:paraId="478E6A61" w14:textId="511BEE18" w:rsidR="000618AF" w:rsidRDefault="000618AF" w:rsidP="000618AF">
      <w:r>
        <w:t xml:space="preserve">Perhaps most intriguing for studies involving auction theory is that the amygdala seems to be involved in processing economic </w:t>
      </w:r>
      <w:r>
        <w:rPr>
          <w:i/>
          <w:iCs/>
        </w:rPr>
        <w:t>and</w:t>
      </w:r>
      <w:r>
        <w:t xml:space="preserve"> social stimuli (see </w:t>
      </w:r>
      <w:r>
        <w:fldChar w:fldCharType="begin" w:fldLock="1"/>
      </w:r>
      <w:r>
        <w:instrText>ADDIN CSL_CITATION {"citationItems":[{"id":"ITEM-1","itemData":{"DOI":"10.1016/j.tins.2015.03.001","ISSN":"1878108X","PMID":"25847686","abstract":"The role of the amygdala in emotion and social perception has been intensively investigated primarily through studies using functional magnetic resonance imaging (fMRI). Recently, this topic has been examined using single-unit recordings in both humans and monkeys, with a focus on face processing. The findings provide novel insights, including several surprises: amygdala neurons have very long response latencies, show highly nonlinear responses to whole faces, and can be exquisitely selective for very specific parts of faces such as the eyes. In humans, the responses of amygdala neurons correlate with internal states evoked by faces, rather than with their objective features. Current and future studies extend the investigations to psychiatric illnesses such as autism, in which atypical face processing is a hallmark of social dysfunction.","author":[{"dropping-particle":"","family":"Rutishauser","given":"Ueli","non-dropping-particle":"","parse-names":false,"suffix":""},{"dropping-particle":"","family":"Mamelak","given":"Adam N.","non-dropping-particle":"","parse-names":false,"suffix":""},{"dropping-particle":"","family":"Adolphs","given":"Ralph","non-dropping-particle":"","parse-names":false,"suffix":""}],"container-title":"Trends in Neurosciences","id":"ITEM-1","issue":"5","issued":{"date-parts":[["2015"]]},"page":"295-306","publisher":"Elsevier Ltd","title":"The primate amygdala in social perception - insights from electrophysiological recordings and stimulation","type":"article-journal","volume":"38"},"uris":["http://www.mendeley.com/documents/?uuid=78b49143-3358-4de1-84d4-b7c1af1299cf"]}],"mendeley":{"formattedCitation":"(Rutishauser et al., 2015)","manualFormatting":"Rutishauser et al., 2015","plainTextFormattedCitation":"(Rutishauser et al., 2015)","previouslyFormattedCitation":"(Rutishauser et al., 2015)"},"properties":{"noteIndex":0},"schema":"https://github.com/citation-style-language/schema/raw/master/csl-citation.json"}</w:instrText>
      </w:r>
      <w:r>
        <w:fldChar w:fldCharType="separate"/>
      </w:r>
      <w:r w:rsidRPr="00465937">
        <w:rPr>
          <w:noProof/>
        </w:rPr>
        <w:t>Rutishauser et al., 2015</w:t>
      </w:r>
      <w:r>
        <w:fldChar w:fldCharType="end"/>
      </w:r>
      <w:r>
        <w:t xml:space="preserve"> for a review). In appendix 1.1 we discuss the ‘winner’s curse’ in auction theory- the idea that on auction the winner is likely to have overpaid for a good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465937">
        <w:rPr>
          <w:noProof/>
        </w:rPr>
        <w:t>(Capen, E. C. Clapp, 1973)</w:t>
      </w:r>
      <w:r>
        <w:fldChar w:fldCharType="end"/>
      </w:r>
      <w:r>
        <w:t xml:space="preserve">. The auctions presented in this thesis use a random computer bid as is typical for the BDM paradigm, however, it is possible to imagine future studies which involve multiple organisms bidding to receive one reward per trial. BLA neurons have been shown to respond to the value of rewards for oneself </w:t>
      </w:r>
      <w:r>
        <w:rPr>
          <w:i/>
          <w:iCs/>
        </w:rPr>
        <w:t>and</w:t>
      </w:r>
      <w:r>
        <w:t xml:space="preserve"> to those given to another monkey in a donation game, but not to rewards donated by a computer (termed ‘value-mirroring’ neurons by the authors; </w:t>
      </w:r>
      <w:r>
        <w:fldChar w:fldCharType="begin" w:fldLock="1"/>
      </w:r>
      <w:r w:rsidR="00115D65">
        <w:instrText>ADDIN CSL_CITATION {"citationItems":[{"id":"ITEM-1","itemData":{"DOI":"10.1073/pnas.1514761112","ISSN":"10916490","PMID":"26668400","abstract":"Social decisions require evaluation of costs and benefits to oneself and others. Long associated with emotion and vigilance, the amygdala has recently been implicated in both decision-making and social behavior. The amygdala signals reward and punishment, as well as facial expressions and the gaze of others. Amygdala damage impairs social interactions, and the social neuropeptide oxytocin (OT) influences human social decisions, in part, by altering amygdala function. Here we show inmonkeys playing amodified dictator game, inwhich one individual can donate or withhold rewards from another, that basolateral amygdala (BLA) neurons signaled social preferences both across trials and across days. BLA neurons mirrored the value of rewards delivered to self and others when monkeys were free to choose but not when the computer made choices for them. We also found that focal infusion of OT unilaterally into BLA weakly but significantly increased both the frequency of prosocial decisions and attention to recipients for context-specific prosocial decisions, endorsing the hypothesis that OT regulates social behavior, in part, via amygdala neuromodulation. Our findings demonstrate both neurophysiological and neuroendocrinological connections between primate amygdala and social decisions.","author":[{"dropping-particle":"","family":"Chang","given":"Steve W.C.","non-dropping-particle":"","parse-names":false,"suffix":""},{"dropping-particle":"","family":"Fagan","given":"Nicholas A.","non-dropping-particle":"","parse-names":false,"suffix":""},{"dropping-particle":"","family":"Toda","given":"Koji","non-dropping-particle":"","parse-names":false,"suffix":""},{"dropping-particle":"V.","family":"Utevsky","given":"Amanda","non-dropping-particle":"","parse-names":false,"suffix":""},{"dropping-particle":"","family":"Pearson","given":"John M.","non-dropping-particle":"","parse-names":false,"suffix":""},{"dropping-particle":"","family":"Platt","given":"Michael L.","non-dropping-particle":"","parse-names":false,"suffix":""},{"dropping-particle":"","family":"Gazzaniga","given":"Michael S.","non-dropping-particle":"","parse-names":false,"suffix":""}],"container-title":"Proceedings of the National Academy of Sciences of the United States of America","id":"ITEM-1","issue":"52","issued":{"date-parts":[["2015"]]},"page":"16012-16017","title":"Neural mechanisms of social decision-making in the primate amygdala","type":"article-journal","volume":"112"},"uris":["http://www.mendeley.com/documents/?uuid=82b59fab-1f46-444f-81f6-71934e4db584"]}],"mendeley":{"formattedCitation":"(S. W. C. Chang et al., 2015)","manualFormatting":"Chang et al., 2015)","plainTextFormattedCitation":"(S. W. C. Chang et al., 2015)","previouslyFormattedCitation":"(Chang et al., 2015)"},"properties":{"noteIndex":0},"schema":"https://github.com/citation-style-language/schema/raw/master/csl-citation.json"}</w:instrText>
      </w:r>
      <w:r>
        <w:fldChar w:fldCharType="separate"/>
      </w:r>
      <w:r w:rsidRPr="00AF5AB6">
        <w:rPr>
          <w:noProof/>
        </w:rPr>
        <w:t>Chang et al., 2015)</w:t>
      </w:r>
      <w:r>
        <w:fldChar w:fldCharType="end"/>
      </w:r>
      <w:r>
        <w:t xml:space="preserve">. Moreover, in a learning task, amygdala neurons track value learnt from a primates own choices as well as those made by another monkey in view </w:t>
      </w:r>
      <w:r>
        <w:fldChar w:fldCharType="begin" w:fldLock="1"/>
      </w:r>
      <w:r>
        <w:instrText>ADDIN CSL_CITATION {"citationItems":[{"id":"ITEM-1","itemData":{"DOI":"10.1016/j.cell.2019.02.042","ISSN":"10974172","PMID":"30982599","abstract":"By observing their social partners, primates learn about reward values of objects. Here, we show that monkeys’ amygdala neurons derive object values from observation and use these values to simulate a partner monkey's decision process. While monkeys alternated making reward-based choices, amygdala neurons encoded object-specific values learned from observation. Dynamic activities converted these values to representations of the recorded monkey's own choices. Surprisingly, the same activity patterns unfolded spontaneously before partner's choices in separate neurons, as if these neurons simulated the partner's decision-making. These “simulation neurons” encoded signatures of mutual-inhibitory decision computation, including value comparisons and value-to-choice conversions, resulting in accurate predictions of partner's choices. Population decoding identified differential contributions of amygdala subnuclei. Biophysical modeling of amygdala circuits showed that simulation neurons emerge naturally from convergence between object-value neurons and self-other neurons. By simulating decision computations during observation, these neurons could allow primates to reconstruct their social partners’ mental states. When monkeys observe and learn from each other's choices, neurons in the amygdala spontaneously encode decision computations to simulate the social partner's choices.","author":[{"dropping-particle":"","family":"Grabenhorst","given":"Fabian","non-dropping-particle":"","parse-names":false,"suffix":""},{"dropping-particle":"","family":"Báez-Mendoza","given":"Raymundo","non-dropping-particle":"","parse-names":false,"suffix":""},{"dropping-particle":"","family":"Genest","given":"Wilfried","non-dropping-particle":"","parse-names":false,"suffix":""},{"dropping-particle":"","family":"Deco","given":"Gustavo","non-dropping-particle":"","parse-names":false,"suffix":""},{"dropping-particle":"","family":"Schultz","given":"Wolfram","non-dropping-particle":"","parse-names":false,"suffix":""}],"container-title":"Cell","id":"ITEM-1","issue":"4","issued":{"date-parts":[["2019"]]},"page":"986-998.e15","title":"Primate Amygdala Neurons Simulate Decision Processes of Social Partners","type":"article-journal","volume":"177"},"uris":["http://www.mendeley.com/documents/?uuid=f80411cb-e2d7-4b47-bb43-1cd39ff421be"]}],"mendeley":{"formattedCitation":"(Grabenhorst et al., 2019)","plainTextFormattedCitation":"(Grabenhorst et al., 2019)","previouslyFormattedCitation":"(Grabenhorst et al., 2019)"},"properties":{"noteIndex":0},"schema":"https://github.com/citation-style-language/schema/raw/master/csl-citation.json"}</w:instrText>
      </w:r>
      <w:r>
        <w:fldChar w:fldCharType="separate"/>
      </w:r>
      <w:r w:rsidRPr="00AF5AB6">
        <w:rPr>
          <w:noProof/>
        </w:rPr>
        <w:t>(Grabenhorst et al., 2019)</w:t>
      </w:r>
      <w:r>
        <w:fldChar w:fldCharType="end"/>
      </w:r>
      <w:r>
        <w:t>. These neurons are then able to simulate the choices made by a different animal, a strikingly similar paradigm to how human</w:t>
      </w:r>
      <w:del w:id="65" w:author="Andreas Poehlmann" w:date="2021-01-18T21:54:00Z">
        <w:r w:rsidDel="00F77DBB">
          <w:delText>’</w:delText>
        </w:r>
      </w:del>
      <w:r>
        <w:t xml:space="preserve">s can optimally bid on auctions by simulating the discounting of other actor’s bids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AF5AB6">
        <w:rPr>
          <w:noProof/>
        </w:rPr>
        <w:t>(Wilson, 1967)</w:t>
      </w:r>
      <w:r>
        <w:fldChar w:fldCharType="end"/>
      </w:r>
      <w:r>
        <w:t>.</w:t>
      </w:r>
    </w:p>
    <w:p w14:paraId="3D93D618" w14:textId="77777777" w:rsidR="000618AF" w:rsidRDefault="000618AF" w:rsidP="000618AF">
      <w:pPr>
        <w:rPr>
          <w:i/>
          <w:iCs/>
        </w:rPr>
      </w:pPr>
      <w:r>
        <w:rPr>
          <w:i/>
          <w:iCs/>
        </w:rPr>
        <w:t>Other Structures Implicated in the Reward Circuit</w:t>
      </w:r>
    </w:p>
    <w:p w14:paraId="6B891BCD" w14:textId="1707AF1E" w:rsidR="000618AF" w:rsidRDefault="000618AF" w:rsidP="000618AF">
      <w:r>
        <w:t xml:space="preserve">We focus on the prefrontal cortices and amygdala here as we find the evidence for value encoding in these areas the most striking. The entire reward circuitry of primates is known to be more complex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AC40C2">
        <w:rPr>
          <w:noProof/>
        </w:rPr>
        <w:t>(Haber &amp; Knutson, 2010)</w:t>
      </w:r>
      <w:r>
        <w:fldChar w:fldCharType="end"/>
      </w:r>
      <w:r>
        <w:t xml:space="preserve"> and involves the striatum </w:t>
      </w:r>
      <w:r>
        <w:fldChar w:fldCharType="begin" w:fldLock="1"/>
      </w:r>
      <w:r>
        <w:instrText>ADDIN CSL_CITATION {"citationItems":[{"id":"ITEM-1","itemData":{"DOI":"10.1126/science.1115270","ISSN":"00368075","PMID":"16311337","abstract":"The estimation of the reward an action will yield is critical in decision-making. To elucidate the role of the basal ganglia in this process, we recorded striatal neurons of monkeys who chose between left and right handle turns, based on the estimated reward probabilities of the actions. During a delay period before the choices, the activity of more than one-third of striatal projection neurons was selective to the values of one of the two actions. Fewer neurons were tuned to relative values or action choice. These results suggest representation of action values in the striatum, which can guide action selection in the basal ganglia circuit.","author":[{"dropping-particle":"","family":"Samejima","given":"Kazuyuki","non-dropping-particle":"","parse-names":false,"suffix":""},{"dropping-particle":"","family":"Ueda","given":"Yasumasa","non-dropping-particle":"","parse-names":false,"suffix":""},{"dropping-particle":"","family":"Doya","given":"Kenji","non-dropping-particle":"","parse-names":false,"suffix":""},{"dropping-particle":"","family":"Kimura","given":"Minoru","non-dropping-particle":"","parse-names":false,"suffix":""}],"container-title":"Science","id":"ITEM-1","issue":"5752","issued":{"date-parts":[["2005"]]},"page":"1337-1340","title":"Neuroscience: Representation of action-specific reward values in the striatum","type":"article-journal","volume":"310"},"uris":["http://www.mendeley.com/documents/?uuid=933df70c-7481-477a-b1e0-6ff57d5fca64"]},{"id":"ITEM-2","itemData":{"DOI":"10.1371/journal.pbio.1002173","ISSN":"15457885","PMID":"26086735","abstract":"The ventral striatum (VS), like its cortical afferents, is closely associated with processing of rewards, but the relative contributions of striatal and cortical reward systems remains unclear. Most theories posit distinct roles for these structures, despite their similarities. We compared responses of VS neurons to those of ventromedial prefrontal cortex (vmPFC) Area 14 neurons, recorded in a risky choice task. Five major response patterns observed in vmPFC were also observed in VS: (1) offer value encoding, (2) value difference encoding, (3) preferential encoding of chosen relative to unchosen value, (4) a correlation between residual variance in responses and choices, and (5) prominent encoding of outcomes.We did observe some differences as well; in particular, preferential encoding of the chosen option was stronger and started earlier in VS than in vmPFC. Nonetheless, the close match between vmPFC and VS suggests that cortex and its striatal targets make overlapping contributions to economic choice.","author":[{"dropping-particle":"","family":"Strait","given":"Caleb E.","non-dropping-particle":"","parse-names":false,"suffix":""},{"dropping-particle":"","family":"Sleezer","given":"Brianna J.","non-dropping-particle":"","parse-names":false,"suffix":""},{"dropping-particle":"","family":"Hayden","given":"Benjamin Y.","non-dropping-particle":"","parse-names":false,"suffix":""}],"container-title":"PLoS Biology","id":"ITEM-2","issue":"6","issued":{"date-parts":[["2015"]]},"page":"1-22","title":"Signatures of value comparison in ventral striatum neurons","type":"article-journal","volume":"13"},"uris":["http://www.mendeley.com/documents/?uuid=f5f55f2d-1dbf-4aaf-928b-8490c7b030bf"]}],"mendeley":{"formattedCitation":"(Samejima et al., 2005; Strait et al., 2015)","plainTextFormattedCitation":"(Samejima et al., 2005; Strait et al., 2015)","previouslyFormattedCitation":"(Samejima et al., 2005; Strait et al., 2015)"},"properties":{"noteIndex":0},"schema":"https://github.com/citation-style-language/schema/raw/master/csl-citation.json"}</w:instrText>
      </w:r>
      <w:r>
        <w:fldChar w:fldCharType="separate"/>
      </w:r>
      <w:r w:rsidRPr="00BB3C0F">
        <w:rPr>
          <w:noProof/>
        </w:rPr>
        <w:t>(Samejima et al., 2005; Strait et al., 2015)</w:t>
      </w:r>
      <w:r>
        <w:fldChar w:fldCharType="end"/>
      </w:r>
      <w:r>
        <w:t xml:space="preserv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BB3C0F">
        <w:rPr>
          <w:noProof/>
        </w:rPr>
        <w:t>(Matsumoto &amp; Hikosaka, 2009)</w:t>
      </w:r>
      <w:r>
        <w:fldChar w:fldCharType="end"/>
      </w:r>
      <w:r>
        <w:t xml:space="preserve">, anterior cingulate cortex </w:t>
      </w:r>
      <w:r>
        <w:fldChar w:fldCharType="begin" w:fldLock="1"/>
      </w:r>
      <w:r w:rsidR="00115D65">
        <w:instrText>ADDIN CSL_CITATION {"citationItems":[{"id":"ITEM-1","itemData":{"DOI":"10.1111/ejn.13865","ISSN":"14609568","PMID":"29431892","abstract":"The anterior cingulate cortex can be divided into distinct ventral (subgenual, sgACC) and dorsal (dACC), portions. The role of dACC in value-based decision-making is hotly debated, while the role of sgACC is poorly understood. We recorded neuronal activity in both regions in rhesus macaques performing a token-gambling task. We find that both encode many of the same variables; including integrated offered values of gambles, primary as well as secondary reward outcomes, number of current tokens and anticipated rewards. Both regions exhibit memory traces for offer values and putative value comparison signals. Both regions use a consistent scheme to encode the value of the attended option. This result suggests that neurones do not appear to be specialized for specific offers (that is, neurones use an attentional as opposed to labelled line coding scheme). We also observed some differences between the two regions: (i) coding strengths in dACC were consistently greater than those in sgACC, (ii) neurones in sgACC responded especially to losses and in anticipation of primary rewards, while those in dACC showed more balanced responding and (iii) responses to the first offer were slightly faster in sgACC. These results indicate that sgACC and dACC have some functional overlap in economic choice, and are consistent with the idea, inspired by neuroanatomy, which sgACC may serve as input to dACC.","author":[{"dropping-particle":"","family":"Azab","given":"Habiba","non-dropping-particle":"","parse-names":false,"suffix":""},{"dropping-particle":"","family":"Hayden","given":"Benjamin Y.","non-dropping-particle":"","parse-names":false,"suffix":""}],"container-title":"European Journal of Neuroscience","id":"ITEM-1","issue":"8","issued":{"date-parts":[["2018"]]},"page":"979-993","title":"Correlates of economic decisions in the dorsal and subgenual anterior cingulate cortices","type":"article-journal","volume":"47"},"uris":["http://www.mendeley.com/documents/?uuid=845f99e2-0c8b-4a0b-886c-d963b2c2c1a0"]}],"mendeley":{"formattedCitation":"(Azab &amp; Hayden, 2018)","plainTextFormattedCitation":"(Azab &amp; Hayden, 2018)","previouslyFormattedCitation":"(Azab &amp; Hayden, 2018)"},"properties":{"noteIndex":0},"schema":"https://github.com/citation-style-language/schema/raw/master/csl-citation.json"}</w:instrText>
      </w:r>
      <w:r>
        <w:fldChar w:fldCharType="separate"/>
      </w:r>
      <w:r w:rsidRPr="00D07830">
        <w:rPr>
          <w:noProof/>
        </w:rPr>
        <w:t>(Azab &amp; Hayden, 2018)</w:t>
      </w:r>
      <w:r>
        <w:fldChar w:fldCharType="end"/>
      </w:r>
      <w:r>
        <w:t xml:space="preserve">, and lateral hypothalamus </w:t>
      </w:r>
      <w:r>
        <w:fldChar w:fldCharType="begin" w:fldLock="1"/>
      </w:r>
      <w:r>
        <w:instrText>ADDIN CSL_CITATION {"citationItems":[{"id":"ITEM-1","itemData":{"DOI":"10.1038/nature04071","ISSN":"14764687","PMID":"16100511","abstract":"The lateral hypothalamus is a brain region historically implicated in reward and motivation, but the identity of the neurotransmitters involved are unknown. The orexins (or hypocretins) are neuropeptides recently identified as neurotransmitters in lateral hypothalamus neurons. Although knockout and transgenic overexpression studies have implicated orexin neurons in arousal and sleep, these cells also project to reward-associated brain regions, including the nucleus accumbens and ventral tegmental area. This indicates a possible role for these neurons in reward function and motivation, consistent with previous studies implicating these neurons in feeding. Here we show that activation of lateral hypothalamus orexin neurons is strongly linked to preferences for cues associated with drug and food reward. In addition, we show that chemical activation of lateral hypothalamus orexin neurons reinstates an extinguished drug-seeking behaviour. This reinstatement effect was completely blocked by prior administration of an orexin A antagonist. Moreover, administration of the orexin A peptide directly into the ventral tegmental area also reinstated drug-seeking. These data reveal a new role for lateral hypothalamus orexin neurons in reward-seeking, drug relapse and addiction. © 2005 Nature Publishing Group.","author":[{"dropping-particle":"","family":"Harris","given":"Glenda C.","non-dropping-particle":"","parse-names":false,"suffix":""},{"dropping-particle":"","family":"Wimmer","given":"Mathieu","non-dropping-particle":"","parse-names":false,"suffix":""},{"dropping-particle":"","family":"Aston-Jones","given":"Gary","non-dropping-particle":"","parse-names":false,"suffix":""}],"container-title":"Nature","id":"ITEM-1","issue":"7058","issued":{"date-parts":[["2005"]]},"page":"556-559","title":"A role for lateral hypothalamic orexin neurons in reward seeking","type":"article-journal","volume":"437"},"uris":["http://www.mendeley.com/documents/?uuid=2a4f81bf-1dab-4865-b9ec-0355e6e822c7"]}],"mendeley":{"formattedCitation":"(Harris et al., 2005)","plainTextFormattedCitation":"(Harris et al., 2005)","previouslyFormattedCitation":"(Harris et al., 2005)"},"properties":{"noteIndex":0},"schema":"https://github.com/citation-style-language/schema/raw/master/csl-citation.json"}</w:instrText>
      </w:r>
      <w:r>
        <w:fldChar w:fldCharType="separate"/>
      </w:r>
      <w:r w:rsidRPr="00BB3C0F">
        <w:rPr>
          <w:noProof/>
        </w:rPr>
        <w:t>(Harris et al., 2005)</w:t>
      </w:r>
      <w:r>
        <w:fldChar w:fldCharType="end"/>
      </w:r>
      <w:r>
        <w:t xml:space="preserve"> amongst others.</w:t>
      </w:r>
    </w:p>
    <w:p w14:paraId="05FC7373" w14:textId="19BCEB2E" w:rsidR="000618AF" w:rsidRDefault="000618AF" w:rsidP="000618AF">
      <w:r>
        <w:t>Dopamine neurons from the ventral te</w:t>
      </w:r>
      <w:del w:id="66" w:author="Andreas Poehlmann" w:date="2021-01-18T21:56:00Z">
        <w:r w:rsidDel="00F77DBB">
          <w:delText>r</w:delText>
        </w:r>
      </w:del>
      <w:r>
        <w:t>gmental area (VTA) or the substantia nigra pars compacta (</w:t>
      </w:r>
      <w:proofErr w:type="spellStart"/>
      <w:r>
        <w:t>SNc</w:t>
      </w:r>
      <w:proofErr w:type="spellEnd"/>
      <w:r>
        <w:t>) provide input to most of these implicated areas via the mesolimbic-</w:t>
      </w:r>
      <w:proofErr w:type="spellStart"/>
      <w:r>
        <w:t>mesocortical</w:t>
      </w:r>
      <w:proofErr w:type="spellEnd"/>
      <w:r>
        <w:t xml:space="preserve"> and nigrostriatal projections  (figure 1) and are hypothesised to form a ‘reward retina’ conveying a signal of how a reward deviates from expectation to downstream regions of the brain which integrate additional information </w:t>
      </w:r>
      <w:r>
        <w:fldChar w:fldCharType="begin" w:fldLock="1"/>
      </w:r>
      <w:r w:rsidR="00115D65">
        <w:instrText>ADDIN CSL_CITATION {"citationItems":[{"id":"ITEM-1","itemData":{"author":[{"dropping-particle":"","family":"Schultz","given":"Wolfram","non-dropping-particle":"","parse-names":false,"suffix":""}],"container-title":"Neuroeconomics: Decision Making and the Brain: Second Edition","id":"ITEM-1","issued":{"date-parts":[["2009"]]},"page":"323-329","title":"Midbrain dopamine neurons: a retina of the reward system?","type":"chapter"},"uris":["http://www.mendeley.com/documents/?uuid=b694cce6-e4c5-4a5a-8fec-d6c905ef51f8"]}],"mendeley":{"formattedCitation":"(Wolfram Schultz, 2009)","plainTextFormattedCitation":"(Wolfram Schultz, 2009)","previouslyFormattedCitation":"(Schultz, 2009)"},"properties":{"noteIndex":0},"schema":"https://github.com/citation-style-language/schema/raw/master/csl-citation.json"}</w:instrText>
      </w:r>
      <w:r>
        <w:fldChar w:fldCharType="separate"/>
      </w:r>
      <w:r w:rsidR="00115D65" w:rsidRPr="00115D65">
        <w:rPr>
          <w:noProof/>
        </w:rPr>
        <w:t>(Wolfram Schultz, 2009)</w:t>
      </w:r>
      <w:r>
        <w:fldChar w:fldCharType="end"/>
      </w:r>
      <w:r>
        <w:t xml:space="preserve">. These two populations receive distinct inputs from a wide range brain areas, with the dopaminergic neurons of the VTA receiving most input back from the ventral striatum and lateral orbitofrontal cortex, as well as inhibitory input from the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442A6B">
        <w:rPr>
          <w:noProof/>
        </w:rPr>
        <w:t>(Matsumoto &amp; Hikosaka, 2009)</w:t>
      </w:r>
      <w:r>
        <w:fldChar w:fldCharType="end"/>
      </w:r>
      <w:r>
        <w:t xml:space="preserve">. By contrast, the </w:t>
      </w:r>
      <w:proofErr w:type="spellStart"/>
      <w:r>
        <w:t>SNc</w:t>
      </w:r>
      <w:proofErr w:type="spellEnd"/>
      <w:r>
        <w:t xml:space="preserve"> receives most of its input from the somatosensory and mo</w:t>
      </w:r>
      <w:del w:id="67" w:author="Andreas Poehlmann" w:date="2021-01-18T21:56:00Z">
        <w:r w:rsidDel="00F77DBB">
          <w:delText>r</w:delText>
        </w:r>
      </w:del>
      <w:r>
        <w:t xml:space="preserve">tor cortices, as well as the </w:t>
      </w:r>
      <w:del w:id="68" w:author="Andreas Poehlmann" w:date="2021-01-18T21:56:00Z">
        <w:r w:rsidDel="00F77DBB">
          <w:delText xml:space="preserve">aubthalamic </w:delText>
        </w:r>
      </w:del>
      <w:ins w:id="69" w:author="Andreas Poehlmann" w:date="2021-01-18T21:56:00Z">
        <w:r w:rsidR="00F77DBB">
          <w:t xml:space="preserve">subthalamic </w:t>
        </w:r>
      </w:ins>
      <w:r>
        <w:t xml:space="preserve">nucleus, the dorsal striatum and nucleus </w:t>
      </w:r>
      <w:proofErr w:type="spellStart"/>
      <w:r>
        <w:t>accumbens</w:t>
      </w:r>
      <w:proofErr w:type="spellEnd"/>
      <w:r>
        <w:t xml:space="preserve"> </w:t>
      </w:r>
      <w:r>
        <w:fldChar w:fldCharType="begin" w:fldLock="1"/>
      </w:r>
      <w:r>
        <w:instrText>ADDIN CSL_CITATION {"citationItems":[{"id":"ITEM-1","itemData":{"DOI":"10.1016/j.neuron.2012.03.017","ISSN":"08966273","PMID":"22681690","abstract":"Recent studies indicate that dopamine neurons in the ventral tegmental area (VTA) and substantia nigra pars compacta (SNc) convey distinct signals. To explore this difference, we comprehensively identified each area@s monosynaptic inputs using the rabies virus. We show that dopamine neurons in both areas integrate inputs from a more diverse collection of areas than previously thought, including autonomic, motor, and somatosensory areas. SNc and VTA dopamine neurons receive contrasting excitatory inputs: the former from the somatosensory/motor cortex and subthalamic nucleus, which may explain their short-latency responses to salient events; and the latter from the lateral hypothalamus, which may explain their involvement in value coding. We demonstrate that neurons in the striatum that project directly to dopamine neurons form patches in both the dorsal and ventral striatum, whereas those projecting to GABAergic neurons are distributed in the matrix compartment. Neuron-type-specific connectivity lays a foundation for studying how dopamine neurons compute outputs.","author":[{"dropping-particle":"","family":"Watabe-Uchida","given":"Mitsuko","non-dropping-particle":"","parse-names":false,"suffix":""},{"dropping-particle":"","family":"Zhu","given":"Lisa","non-dropping-particle":"","parse-names":false,"suffix":""},{"dropping-particle":"","family":"Ogawa","given":"Sachie K.","non-dropping-particle":"","parse-names":false,"suffix":""},{"dropping-particle":"","family":"Vamanrao","given":"Archana","non-dropping-particle":"","parse-names":false,"suffix":""},{"dropping-particle":"","family":"Uchida","given":"Naoshige","non-dropping-particle":"","parse-names":false,"suffix":""}],"container-title":"Neuron","id":"ITEM-1","issue":"5","issued":{"date-parts":[["2012"]]},"page":"858-873","publisher":"Elsevier Inc.","title":"Whole-Brain Mapping of Direct Inputs to Midbrain Dopamine Neurons","type":"article-journal","volume":"74"},"uris":["http://www.mendeley.com/documents/?uuid=b05ba07d-491f-41b3-990a-457c9e221404"]}],"mendeley":{"formattedCitation":"(Watabe-Uchida et al., 2012)","plainTextFormattedCitation":"(Watabe-Uchida et al., 2012)","previouslyFormattedCitation":"(Watabe-Uchida et al., 2012)"},"properties":{"noteIndex":0},"schema":"https://github.com/citation-style-language/schema/raw/master/csl-citation.json"}</w:instrText>
      </w:r>
      <w:r>
        <w:fldChar w:fldCharType="separate"/>
      </w:r>
      <w:r w:rsidRPr="00442A6B">
        <w:rPr>
          <w:noProof/>
        </w:rPr>
        <w:t>(Watabe-Uchida et al., 2012)</w:t>
      </w:r>
      <w:r>
        <w:fldChar w:fldCharType="end"/>
      </w:r>
      <w:r>
        <w:t>.</w:t>
      </w:r>
    </w:p>
    <w:p w14:paraId="40E5AC83" w14:textId="77777777" w:rsidR="000618AF" w:rsidRDefault="000618AF" w:rsidP="000618AF">
      <w:r>
        <w:br w:type="page"/>
      </w:r>
    </w:p>
    <w:p w14:paraId="4617FE19" w14:textId="77777777" w:rsidR="000618AF" w:rsidRDefault="000618AF" w:rsidP="000618AF">
      <w:r>
        <w:rPr>
          <w:noProof/>
        </w:rPr>
        <mc:AlternateContent>
          <mc:Choice Requires="wps">
            <w:drawing>
              <wp:anchor distT="45720" distB="45720" distL="114300" distR="114300" simplePos="0" relativeHeight="251668480" behindDoc="0" locked="0" layoutInCell="1" allowOverlap="1" wp14:anchorId="217BDD20" wp14:editId="04A27887">
                <wp:simplePos x="0" y="0"/>
                <wp:positionH relativeFrom="margin">
                  <wp:align>left</wp:align>
                </wp:positionH>
                <wp:positionV relativeFrom="paragraph">
                  <wp:posOffset>4099560</wp:posOffset>
                </wp:positionV>
                <wp:extent cx="5913120" cy="1301750"/>
                <wp:effectExtent l="0" t="0" r="1143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301750"/>
                        </a:xfrm>
                        <a:prstGeom prst="rect">
                          <a:avLst/>
                        </a:prstGeom>
                        <a:solidFill>
                          <a:srgbClr val="FFFFFF"/>
                        </a:solidFill>
                        <a:ln w="9525">
                          <a:solidFill>
                            <a:srgbClr val="000000"/>
                          </a:solidFill>
                          <a:miter lim="800000"/>
                          <a:headEnd/>
                          <a:tailEnd/>
                        </a:ln>
                      </wps:spPr>
                      <wps:txbx>
                        <w:txbxContent>
                          <w:p w14:paraId="1B9693BA" w14:textId="77777777" w:rsidR="006C6BE6" w:rsidRPr="00F81CEA" w:rsidRDefault="006C6BE6" w:rsidP="000618AF">
                            <w:r>
                              <w:rPr>
                                <w:b/>
                                <w:bCs/>
                              </w:rPr>
                              <w:t>Figure 1) The dopaminergic pathways of the ventral tegmental area (VTA) and substantia nigra pars compacta (</w:t>
                            </w:r>
                            <w:r>
                              <w:rPr>
                                <w:b/>
                                <w:bCs/>
                              </w:rPr>
                              <w:t xml:space="preserve">SNc) project to most regions implicated in economic decision making. </w:t>
                            </w:r>
                            <w:r>
                              <w:t xml:space="preserve">Dopaminergic nuclei located in the midbrain have wide ranging projections. The nigrostriatal projections from the substantia nigra pars compacta reach to the striatum (red). The mesolimbic-mesocortical projections originate in the ventral tegmental area are reach to the prefrontal cortices as well as the nucleus accumbens and the anterior cingulate cortex.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BDD20" id="_x0000_s1045" type="#_x0000_t202" style="position:absolute;margin-left:0;margin-top:322.8pt;width:465.6pt;height:102.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">
                <v:textbox>
                  <w:txbxContent>
                    <w:p w14:paraId="1B9693BA" w14:textId="77777777" w:rsidR="006C6BE6" w:rsidRPr="00F81CEA" w:rsidRDefault="006C6BE6" w:rsidP="000618AF">
                      <w:r>
                        <w:rPr>
                          <w:b/>
                          <w:bCs/>
                        </w:rPr>
                        <w:t>Figure 1) The dopaminergic pathways of the ventral tegmental area (VTA) and substantia nigra pars compacta (</w:t>
                      </w:r>
                      <w:proofErr w:type="spellStart"/>
                      <w:r>
                        <w:rPr>
                          <w:b/>
                          <w:bCs/>
                        </w:rPr>
                        <w:t>SNc</w:t>
                      </w:r>
                      <w:proofErr w:type="spellEnd"/>
                      <w:r>
                        <w:rPr>
                          <w:b/>
                          <w:bCs/>
                        </w:rPr>
                        <w:t xml:space="preserve">) project to most regions implicated in economic decision making. </w:t>
                      </w:r>
                      <w:r>
                        <w:t>Dopaminergic nuclei located in the midbrain have wide ranging projections. The nigrostriatal projections from the substantia nigra pars compacta reach to the striatum (red). The mesolimbic-</w:t>
                      </w:r>
                      <w:proofErr w:type="spellStart"/>
                      <w:r>
                        <w:t>mesocortical</w:t>
                      </w:r>
                      <w:proofErr w:type="spellEnd"/>
                      <w:r>
                        <w:t xml:space="preserve"> projections originate in the ventral tegmental area are reach to the prefrontal cortices as well as the nucleus </w:t>
                      </w:r>
                      <w:proofErr w:type="spellStart"/>
                      <w:r>
                        <w:t>accumbens</w:t>
                      </w:r>
                      <w:proofErr w:type="spellEnd"/>
                      <w:r>
                        <w:t xml:space="preserve"> and the anterior cingulate cortex. </w:t>
                      </w:r>
                    </w:p>
                  </w:txbxContent>
                </v:textbox>
                <w10:wrap type="square" anchorx="margin"/>
              </v:shape>
            </w:pict>
          </mc:Fallback>
        </mc:AlternateContent>
      </w:r>
      <w:r>
        <w:rPr>
          <w:noProof/>
        </w:rPr>
        <w:drawing>
          <wp:inline distT="0" distB="0" distL="0" distR="0" wp14:anchorId="2B24E2CC" wp14:editId="3704EA50">
            <wp:extent cx="5731510" cy="3999865"/>
            <wp:effectExtent l="0" t="0" r="2540" b="63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p w14:paraId="660F1F19" w14:textId="77777777" w:rsidR="000618AF" w:rsidRPr="000618AF" w:rsidRDefault="000618AF" w:rsidP="000618AF">
      <w:pPr>
        <w:tabs>
          <w:tab w:val="left" w:pos="3456"/>
        </w:tabs>
        <w:rPr>
          <w:rFonts w:ascii="Times New Roman" w:hAnsi="Times New Roman" w:cs="Times New Roman"/>
          <w:sz w:val="24"/>
          <w:szCs w:val="24"/>
        </w:rPr>
      </w:pPr>
    </w:p>
    <w:sectPr w:rsidR="000618AF" w:rsidRPr="000618AF" w:rsidSect="004A71FF">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ndreas Poehlmann" w:date="2021-01-18T12:49:00Z" w:initials="AP">
    <w:p w14:paraId="1C36659F" w14:textId="5BB885D7" w:rsidR="006C6BE6" w:rsidRDefault="006C6BE6">
      <w:pPr>
        <w:pStyle w:val="CommentText"/>
      </w:pPr>
      <w:r>
        <w:rPr>
          <w:rStyle w:val="CommentReference"/>
        </w:rPr>
        <w:annotationRef/>
      </w:r>
      <w:r>
        <w:t>Word doesn’t allow adding comments to footnotes :P</w:t>
      </w:r>
    </w:p>
  </w:comment>
  <w:comment w:id="2" w:author="Andreas Poehlmann" w:date="2021-01-18T12:44:00Z" w:initials="AP">
    <w:p w14:paraId="1A33FD02" w14:textId="4982063E" w:rsidR="006C6BE6" w:rsidRDefault="006C6BE6">
      <w:pPr>
        <w:pStyle w:val="CommentText"/>
      </w:pPr>
      <w:r>
        <w:rPr>
          <w:rStyle w:val="CommentReference"/>
        </w:rPr>
        <w:annotationRef/>
      </w:r>
      <w:r>
        <w:t>Annoying comment #1: I find the example a bit meh.</w:t>
      </w:r>
      <w:r>
        <w:br/>
        <w:t>Isn’t there a cooler example for selective attention and decision making?</w:t>
      </w:r>
      <w:r>
        <w:br/>
      </w:r>
    </w:p>
  </w:comment>
  <w:comment w:id="3" w:author="Andreas Poehlmann" w:date="2021-01-18T12:50:00Z" w:initials="AP">
    <w:p w14:paraId="3C24674F" w14:textId="45547A17" w:rsidR="006C6BE6" w:rsidRDefault="006C6BE6">
      <w:pPr>
        <w:pStyle w:val="CommentText"/>
      </w:pPr>
      <w:r>
        <w:rPr>
          <w:rStyle w:val="CommentReference"/>
        </w:rPr>
        <w:annotationRef/>
      </w:r>
      <w:r>
        <w:t>I love the footnote &lt;3</w:t>
      </w:r>
    </w:p>
  </w:comment>
  <w:comment w:id="4" w:author="Andreas Poehlmann" w:date="2021-01-18T12:52:00Z" w:initials="AP">
    <w:p w14:paraId="03D0092E" w14:textId="4397C89D" w:rsidR="006C6BE6" w:rsidRDefault="006C6BE6">
      <w:pPr>
        <w:pStyle w:val="CommentText"/>
      </w:pPr>
      <w:r>
        <w:rPr>
          <w:rStyle w:val="CommentReference"/>
        </w:rPr>
        <w:annotationRef/>
      </w:r>
      <w:r>
        <w:t xml:space="preserve">The whole motivation is great. (optional) You could refer back to the first paragraph here, by claiming to solve all the </w:t>
      </w:r>
      <w:proofErr w:type="spellStart"/>
      <w:r>
        <w:t>unkowns</w:t>
      </w:r>
      <w:proofErr w:type="spellEnd"/>
      <w:r>
        <w:t xml:space="preserve"> described in the first paragraph.</w:t>
      </w:r>
    </w:p>
  </w:comment>
  <w:comment w:id="5" w:author="Andreas Poehlmann" w:date="2021-01-18T12:54:00Z" w:initials="AP">
    <w:p w14:paraId="10D543F4" w14:textId="3CCD042F" w:rsidR="006C6BE6" w:rsidRDefault="006C6BE6">
      <w:pPr>
        <w:pStyle w:val="CommentText"/>
      </w:pPr>
      <w:r>
        <w:rPr>
          <w:rStyle w:val="CommentReference"/>
        </w:rPr>
        <w:annotationRef/>
      </w:r>
      <w:r>
        <w:t xml:space="preserve">I assume red </w:t>
      </w:r>
      <w:proofErr w:type="spellStart"/>
      <w:r>
        <w:t>color</w:t>
      </w:r>
      <w:proofErr w:type="spellEnd"/>
      <w:r>
        <w:t xml:space="preserve"> means: don’t comment</w:t>
      </w:r>
    </w:p>
  </w:comment>
  <w:comment w:id="6" w:author="Andreas Poehlmann" w:date="2021-01-18T12:59:00Z" w:initials="AP">
    <w:p w14:paraId="3C02FCC1" w14:textId="61179AEC" w:rsidR="006C6BE6" w:rsidRDefault="006C6BE6">
      <w:pPr>
        <w:pStyle w:val="CommentText"/>
      </w:pPr>
      <w:r>
        <w:rPr>
          <w:rStyle w:val="CommentReference"/>
        </w:rPr>
        <w:annotationRef/>
      </w:r>
      <w:r>
        <w:t xml:space="preserve">I was lost for a moment here, but the footnote made it clear why you introduce the programmer. I guess that’s just as you mentioned on page 1 </w:t>
      </w:r>
      <w:proofErr w:type="spellStart"/>
      <w:r>
        <w:t>bc</w:t>
      </w:r>
      <w:proofErr w:type="spellEnd"/>
      <w:r>
        <w:t xml:space="preserve"> of your ‘footnote writing style’. so just </w:t>
      </w:r>
      <w:proofErr w:type="spellStart"/>
      <w:r>
        <w:t>fyi</w:t>
      </w:r>
      <w:proofErr w:type="spellEnd"/>
    </w:p>
  </w:comment>
  <w:comment w:id="8" w:author="Andreas Poehlmann" w:date="2021-01-18T13:10:00Z" w:initials="AP">
    <w:p w14:paraId="626F47EE" w14:textId="7AE8DDC3" w:rsidR="006C6BE6" w:rsidRDefault="006C6BE6">
      <w:pPr>
        <w:pStyle w:val="CommentText"/>
      </w:pPr>
      <w:r>
        <w:rPr>
          <w:rStyle w:val="CommentReference"/>
        </w:rPr>
        <w:annotationRef/>
      </w:r>
      <w:r>
        <w:t xml:space="preserve">Would be cool to provide the requirements for the utility function so that </w:t>
      </w:r>
      <w:proofErr w:type="spellStart"/>
      <w:r>
        <w:t>EUi</w:t>
      </w:r>
      <w:proofErr w:type="spellEnd"/>
      <w:r>
        <w:t xml:space="preserve"> doesn’t diverge.</w:t>
      </w:r>
    </w:p>
  </w:comment>
  <w:comment w:id="10" w:author="Andreas Poehlmann" w:date="2021-01-18T13:18:00Z" w:initials="AP">
    <w:p w14:paraId="2F36D568" w14:textId="38A86B06" w:rsidR="006C6BE6" w:rsidRDefault="006C6BE6">
      <w:pPr>
        <w:pStyle w:val="CommentText"/>
      </w:pPr>
      <w:r>
        <w:rPr>
          <w:rStyle w:val="CommentReference"/>
        </w:rPr>
        <w:annotationRef/>
      </w:r>
      <w:r>
        <w:t>It’s weird that you introduce 1c first instead of 1a. maybe sort subfigures by occurrence in text</w:t>
      </w:r>
    </w:p>
  </w:comment>
  <w:comment w:id="11" w:author="Andreas Poehlmann" w:date="2021-01-18T13:17:00Z" w:initials="AP">
    <w:p w14:paraId="44BA55DE" w14:textId="0CF1B198" w:rsidR="006C6BE6" w:rsidRDefault="006C6BE6">
      <w:pPr>
        <w:pStyle w:val="CommentText"/>
      </w:pPr>
      <w:r>
        <w:rPr>
          <w:rStyle w:val="CommentReference"/>
        </w:rPr>
        <w:annotationRef/>
      </w:r>
      <w:r>
        <w:t>Missing X &lt; Y</w:t>
      </w:r>
    </w:p>
  </w:comment>
  <w:comment w:id="12" w:author="Andreas Poehlmann" w:date="2021-01-18T13:21:00Z" w:initials="AP">
    <w:p w14:paraId="301E84A5" w14:textId="20E42DC9" w:rsidR="006C6BE6" w:rsidRDefault="006C6BE6">
      <w:pPr>
        <w:pStyle w:val="CommentText"/>
      </w:pPr>
      <w:r>
        <w:rPr>
          <w:rStyle w:val="CommentReference"/>
        </w:rPr>
        <w:annotationRef/>
      </w:r>
      <w:r>
        <w:t>pX + (1-p)Z ~ Y</w:t>
      </w:r>
    </w:p>
  </w:comment>
  <w:comment w:id="13" w:author="Andreas Poehlmann" w:date="2021-01-18T13:26:00Z" w:initials="AP">
    <w:p w14:paraId="49EB8BF6" w14:textId="2741943B" w:rsidR="006C6BE6" w:rsidRDefault="006C6BE6">
      <w:pPr>
        <w:pStyle w:val="CommentText"/>
      </w:pPr>
      <w:r>
        <w:rPr>
          <w:rStyle w:val="CommentReference"/>
        </w:rPr>
        <w:annotationRef/>
      </w:r>
      <w:proofErr w:type="spellStart"/>
      <w:r>
        <w:t>imo</w:t>
      </w:r>
      <w:proofErr w:type="spellEnd"/>
      <w:r>
        <w:t xml:space="preserve"> I would move the mention of figure 1 that’s in the foot note in the paragraph here. </w:t>
      </w:r>
    </w:p>
  </w:comment>
  <w:comment w:id="14" w:author="Andreas Poehlmann" w:date="2021-01-18T19:55:00Z" w:initials="AP">
    <w:p w14:paraId="50219FA0" w14:textId="1680229F" w:rsidR="006C6BE6" w:rsidRDefault="006C6BE6">
      <w:pPr>
        <w:pStyle w:val="CommentText"/>
      </w:pPr>
      <w:r>
        <w:rPr>
          <w:rStyle w:val="CommentReference"/>
        </w:rPr>
        <w:annotationRef/>
      </w:r>
      <w:r>
        <w:t>spicy</w:t>
      </w:r>
    </w:p>
  </w:comment>
  <w:comment w:id="15" w:author="Andreas Poehlmann" w:date="2021-01-18T19:59:00Z" w:initials="AP">
    <w:p w14:paraId="4CBCD9E5" w14:textId="298F77FA" w:rsidR="006C6BE6" w:rsidRDefault="006C6BE6">
      <w:pPr>
        <w:pStyle w:val="CommentText"/>
      </w:pPr>
      <w:r>
        <w:rPr>
          <w:rStyle w:val="CommentReference"/>
        </w:rPr>
        <w:annotationRef/>
      </w:r>
      <w:r w:rsidR="001E3FEF">
        <w:t>ha, nice. So learning in this model always converges exponentially to the expected outcome?</w:t>
      </w:r>
      <w:r>
        <w:t xml:space="preserve"> </w:t>
      </w:r>
      <w:r w:rsidR="001E3FEF">
        <w:t>1</w:t>
      </w:r>
      <w:r w:rsidR="001E3FEF" w:rsidRPr="001E3FEF">
        <w:rPr>
          <w:vertAlign w:val="superscript"/>
        </w:rPr>
        <w:t>st</w:t>
      </w:r>
      <w:r w:rsidR="001E3FEF">
        <w:t xml:space="preserve"> order </w:t>
      </w:r>
      <w:proofErr w:type="spellStart"/>
      <w:r w:rsidR="001E3FEF">
        <w:t>diffeq</w:t>
      </w:r>
      <w:proofErr w:type="spellEnd"/>
    </w:p>
  </w:comment>
  <w:comment w:id="16" w:author="Andreas Poehlmann" w:date="2021-01-18T20:04:00Z" w:initials="AP">
    <w:p w14:paraId="4E07E28E" w14:textId="04BA77C7" w:rsidR="001E3FEF" w:rsidRDefault="001E3FEF">
      <w:pPr>
        <w:pStyle w:val="CommentText"/>
      </w:pPr>
      <w:r>
        <w:rPr>
          <w:rStyle w:val="CommentReference"/>
        </w:rPr>
        <w:annotationRef/>
      </w:r>
      <w:r>
        <w:t>I don’t get this… You mean lambda is updated at each n?</w:t>
      </w:r>
    </w:p>
  </w:comment>
  <w:comment w:id="18" w:author="Andreas Poehlmann" w:date="2021-01-18T20:12:00Z" w:initials="AP">
    <w:p w14:paraId="4F049328" w14:textId="4F755348" w:rsidR="009B54C9" w:rsidRDefault="009B54C9">
      <w:pPr>
        <w:pStyle w:val="CommentText"/>
      </w:pPr>
      <w:r>
        <w:rPr>
          <w:rStyle w:val="CommentReference"/>
        </w:rPr>
        <w:annotationRef/>
      </w:r>
      <w:r>
        <w:t xml:space="preserve">And the winner is </w:t>
      </w:r>
      <w:r>
        <w:sym w:font="Wingdings" w:char="F04A"/>
      </w:r>
      <w:r>
        <w:t xml:space="preserve"> good example in footnote</w:t>
      </w:r>
    </w:p>
  </w:comment>
  <w:comment w:id="29" w:author="Andreas Poehlmann" w:date="2021-01-18T20:49:00Z" w:initials="AP">
    <w:p w14:paraId="325A4883" w14:textId="26310979" w:rsidR="002D73CE" w:rsidRDefault="002D73CE">
      <w:pPr>
        <w:pStyle w:val="CommentText"/>
      </w:pPr>
      <w:r>
        <w:rPr>
          <w:rStyle w:val="CommentReference"/>
        </w:rPr>
        <w:annotationRef/>
      </w:r>
      <w:r>
        <w:t>sloppy</w:t>
      </w:r>
    </w:p>
  </w:comment>
  <w:comment w:id="32" w:author="Andreas Poehlmann" w:date="2021-01-18T21:00:00Z" w:initials="AP">
    <w:p w14:paraId="1873120F" w14:textId="087C46C5" w:rsidR="00DE4D6D" w:rsidRDefault="00DE4D6D">
      <w:pPr>
        <w:pStyle w:val="CommentText"/>
      </w:pPr>
      <w:r>
        <w:rPr>
          <w:rStyle w:val="CommentReference"/>
        </w:rPr>
        <w:annotationRef/>
      </w:r>
      <w:r>
        <w:t xml:space="preserve">footnote </w:t>
      </w:r>
      <w:proofErr w:type="spellStart"/>
      <w:r>
        <w:t>buuurn</w:t>
      </w:r>
      <w:proofErr w:type="spellEnd"/>
      <w:r>
        <w:t xml:space="preserve"> :P</w:t>
      </w:r>
    </w:p>
  </w:comment>
  <w:comment w:id="33" w:author="Andreas Poehlmann" w:date="2021-01-18T21:01:00Z" w:initials="AP">
    <w:p w14:paraId="22B39656" w14:textId="106A5F5C" w:rsidR="00DE4D6D" w:rsidRDefault="00DE4D6D">
      <w:pPr>
        <w:pStyle w:val="CommentText"/>
      </w:pPr>
      <w:r>
        <w:rPr>
          <w:rStyle w:val="CommentReference"/>
        </w:rPr>
        <w:annotationRef/>
      </w:r>
      <w:r>
        <w:t>interesting… is omega only dependent on p(x) and not on x itself?</w:t>
      </w:r>
    </w:p>
  </w:comment>
  <w:comment w:id="37" w:author="Andreas Poehlmann" w:date="2021-01-18T21:04:00Z" w:initials="AP">
    <w:p w14:paraId="064DE8D7" w14:textId="54A8BE7B" w:rsidR="00DE4D6D" w:rsidRDefault="00DE4D6D">
      <w:pPr>
        <w:pStyle w:val="CommentText"/>
      </w:pPr>
      <w:r>
        <w:rPr>
          <w:rStyle w:val="CommentReference"/>
        </w:rPr>
        <w:annotationRef/>
      </w:r>
      <w:r>
        <w:t>The sections within the Appendix are a bit hard to differentiate. But I guess this will be sorted out once you do consistent formatting for headings.</w:t>
      </w:r>
    </w:p>
  </w:comment>
  <w:comment w:id="38" w:author="Andreas Poehlmann" w:date="2021-01-18T21:08:00Z" w:initials="AP">
    <w:p w14:paraId="56A7F7FA" w14:textId="245AB510" w:rsidR="00EE733D" w:rsidRDefault="00EE733D">
      <w:pPr>
        <w:pStyle w:val="CommentText"/>
      </w:pPr>
      <w:r>
        <w:rPr>
          <w:rStyle w:val="CommentReference"/>
        </w:rPr>
        <w:annotationRef/>
      </w:r>
      <w:r>
        <w:t>Figure title: no guts no glory</w:t>
      </w:r>
    </w:p>
  </w:comment>
  <w:comment w:id="39" w:author="Andreas Poehlmann" w:date="2021-01-18T21:12:00Z" w:initials="AP">
    <w:p w14:paraId="29EE54B6" w14:textId="6D5A0767" w:rsidR="00EE733D" w:rsidRDefault="00EE733D">
      <w:pPr>
        <w:pStyle w:val="CommentText"/>
      </w:pPr>
      <w:r>
        <w:rPr>
          <w:rStyle w:val="CommentReference"/>
        </w:rPr>
        <w:annotationRef/>
      </w:r>
      <w:r>
        <w:t xml:space="preserve">Is the error term an error in utility? And is the fact that it’s added to the utility the reason it’s missing from </w:t>
      </w:r>
      <w:proofErr w:type="spellStart"/>
      <w:r>
        <w:t>Eq</w:t>
      </w:r>
      <w:proofErr w:type="spellEnd"/>
      <w:r>
        <w:t xml:space="preserve"> A1.12</w:t>
      </w:r>
    </w:p>
  </w:comment>
  <w:comment w:id="40" w:author="Andreas Poehlmann" w:date="2021-01-18T21:10:00Z" w:initials="AP">
    <w:p w14:paraId="46E0E826" w14:textId="2CF7651A" w:rsidR="00EE733D" w:rsidRDefault="00EE733D">
      <w:pPr>
        <w:pStyle w:val="CommentText"/>
      </w:pPr>
      <w:r>
        <w:rPr>
          <w:rStyle w:val="CommentReference"/>
        </w:rPr>
        <w:annotationRef/>
      </w:r>
      <w:r>
        <w:t>I would label (3a) (3b) (3c) to be consistent with rest</w:t>
      </w:r>
    </w:p>
  </w:comment>
  <w:comment w:id="41" w:author="Andreas Poehlmann" w:date="2021-01-18T21:13:00Z" w:initials="AP">
    <w:p w14:paraId="31DAE245" w14:textId="1B108778" w:rsidR="00EE733D" w:rsidRDefault="00EE733D">
      <w:pPr>
        <w:pStyle w:val="CommentText"/>
      </w:pPr>
      <w:r>
        <w:rPr>
          <w:rStyle w:val="CommentReference"/>
        </w:rPr>
        <w:annotationRef/>
      </w:r>
      <w:r>
        <w:t>I had the same assumption with physics…</w:t>
      </w:r>
    </w:p>
  </w:comment>
  <w:comment w:id="42" w:author="Andreas Poehlmann" w:date="2021-01-18T21:17:00Z" w:initials="AP">
    <w:p w14:paraId="743FD0BA" w14:textId="75EB6201" w:rsidR="00EE733D" w:rsidRDefault="00EE733D">
      <w:pPr>
        <w:pStyle w:val="CommentText"/>
      </w:pPr>
      <w:r>
        <w:rPr>
          <w:rStyle w:val="CommentReference"/>
        </w:rPr>
        <w:annotationRef/>
      </w:r>
      <w:r>
        <w:t xml:space="preserve">How much gold did </w:t>
      </w:r>
      <w:r w:rsidR="00101A0A">
        <w:t xml:space="preserve">you pay for </w:t>
      </w:r>
      <w:proofErr w:type="spellStart"/>
      <w:r w:rsidR="00101A0A">
        <w:t>Uly</w:t>
      </w:r>
      <w:proofErr w:type="spellEnd"/>
      <w:r w:rsidR="00101A0A">
        <w:t xml:space="preserve"> Rob?</w:t>
      </w:r>
      <w:r w:rsidR="00101A0A">
        <w:br/>
      </w:r>
      <w:r w:rsidR="00101A0A">
        <w:br/>
        <w:t xml:space="preserve">Also, there’s a </w:t>
      </w:r>
      <w:proofErr w:type="spellStart"/>
      <w:r w:rsidR="00101A0A">
        <w:t>german</w:t>
      </w:r>
      <w:proofErr w:type="spellEnd"/>
      <w:r w:rsidR="00101A0A">
        <w:t xml:space="preserve"> card game called: Chef und </w:t>
      </w:r>
      <w:proofErr w:type="spellStart"/>
      <w:r w:rsidR="00101A0A">
        <w:t>Arsch</w:t>
      </w:r>
      <w:proofErr w:type="spellEnd"/>
      <w:r w:rsidR="00101A0A">
        <w:t xml:space="preserve"> that I think has identical mechanics after each round</w:t>
      </w:r>
    </w:p>
  </w:comment>
  <w:comment w:id="45" w:author="Andreas Poehlmann" w:date="2021-01-18T21:19:00Z" w:initials="AP">
    <w:p w14:paraId="3482CE85" w14:textId="2F240AB9" w:rsidR="00101A0A" w:rsidRDefault="00101A0A">
      <w:pPr>
        <w:pStyle w:val="CommentText"/>
      </w:pPr>
      <w:r>
        <w:rPr>
          <w:rStyle w:val="CommentReference"/>
        </w:rPr>
        <w:annotationRef/>
      </w:r>
      <w:proofErr w:type="spellStart"/>
      <w:r>
        <w:t>haha</w:t>
      </w:r>
      <w:proofErr w:type="spellEnd"/>
    </w:p>
  </w:comment>
  <w:comment w:id="46" w:author="Andreas Poehlmann" w:date="2021-01-18T21:23:00Z" w:initials="AP">
    <w:p w14:paraId="621BA511" w14:textId="75481823" w:rsidR="00101A0A" w:rsidRDefault="00101A0A">
      <w:pPr>
        <w:pStyle w:val="CommentText"/>
      </w:pPr>
      <w:r>
        <w:rPr>
          <w:rStyle w:val="CommentReference"/>
        </w:rPr>
        <w:annotationRef/>
      </w:r>
      <w:r>
        <w:t>Best part of the thesis. Viral tweet once PhD awarded</w:t>
      </w:r>
    </w:p>
  </w:comment>
  <w:comment w:id="47" w:author="Andreas Poehlmann" w:date="2021-01-18T21:25:00Z" w:initials="AP">
    <w:p w14:paraId="69D2E47C" w14:textId="5001F6F8" w:rsidR="00101A0A" w:rsidRDefault="00101A0A">
      <w:pPr>
        <w:pStyle w:val="CommentText"/>
      </w:pPr>
      <w:r>
        <w:rPr>
          <w:rStyle w:val="CommentReference"/>
        </w:rPr>
        <w:annotationRef/>
      </w:r>
      <w:r>
        <w:t xml:space="preserve">Is that why </w:t>
      </w:r>
      <w:proofErr w:type="spellStart"/>
      <w:r>
        <w:t>ebay</w:t>
      </w:r>
      <w:proofErr w:type="spellEnd"/>
      <w:r>
        <w:t xml:space="preserve"> is profitable?</w:t>
      </w:r>
    </w:p>
  </w:comment>
  <w:comment w:id="48" w:author="Andreas Poehlmann" w:date="2021-01-18T21:26:00Z" w:initials="AP">
    <w:p w14:paraId="766C6DC5" w14:textId="0820274A" w:rsidR="00101A0A" w:rsidRDefault="00101A0A">
      <w:pPr>
        <w:pStyle w:val="CommentText"/>
      </w:pPr>
      <w:r>
        <w:rPr>
          <w:rStyle w:val="CommentReference"/>
        </w:rPr>
        <w:annotationRef/>
      </w:r>
      <w:r>
        <w:t>I think you can be either sure or not? Can you be more sure?</w:t>
      </w:r>
    </w:p>
  </w:comment>
  <w:comment w:id="52" w:author="Andreas Poehlmann" w:date="2021-01-18T21:30:00Z" w:initials="AP">
    <w:p w14:paraId="11617623" w14:textId="306961E3" w:rsidR="00C76237" w:rsidRDefault="00C76237">
      <w:pPr>
        <w:pStyle w:val="CommentText"/>
      </w:pPr>
      <w:r>
        <w:rPr>
          <w:rStyle w:val="CommentReference"/>
        </w:rPr>
        <w:annotationRef/>
      </w:r>
      <w:r>
        <w:t>Why do you mention Goethe here and nowhere else?</w:t>
      </w:r>
    </w:p>
  </w:comment>
  <w:comment w:id="53" w:author="Andreas Poehlmann" w:date="2021-01-18T21:33:00Z" w:initials="AP">
    <w:p w14:paraId="6BC6150C" w14:textId="007AD1BB" w:rsidR="00C76237" w:rsidRDefault="00C76237">
      <w:pPr>
        <w:pStyle w:val="CommentText"/>
      </w:pPr>
      <w:r>
        <w:rPr>
          <w:rStyle w:val="CommentReference"/>
        </w:rPr>
        <w:annotationRef/>
      </w:r>
      <w:r>
        <w:t>:D snarky</w:t>
      </w:r>
    </w:p>
  </w:comment>
  <w:comment w:id="54" w:author="Andreas Poehlmann" w:date="2021-01-18T21:31:00Z" w:initials="AP">
    <w:p w14:paraId="55DD0EF1" w14:textId="03133A3D" w:rsidR="00C76237" w:rsidRDefault="00C76237">
      <w:pPr>
        <w:pStyle w:val="CommentText"/>
      </w:pPr>
      <w:r>
        <w:rPr>
          <w:rStyle w:val="CommentReference"/>
        </w:rPr>
        <w:annotationRef/>
      </w:r>
      <w:r>
        <w:t xml:space="preserve">:D </w:t>
      </w:r>
      <w:proofErr w:type="spellStart"/>
      <w:r>
        <w:t>roooob</w:t>
      </w:r>
      <w:proofErr w:type="spellEnd"/>
      <w:r>
        <w:t xml:space="preserve">… </w:t>
      </w:r>
      <w:r>
        <w:sym w:font="Wingdings" w:char="F04A"/>
      </w:r>
    </w:p>
  </w:comment>
  <w:comment w:id="56" w:author="Andreas Poehlmann" w:date="2021-01-18T21:39:00Z" w:initials="AP">
    <w:p w14:paraId="78CBCE9C" w14:textId="53565989" w:rsidR="001A1D20" w:rsidRDefault="001A1D20">
      <w:pPr>
        <w:pStyle w:val="CommentText"/>
      </w:pPr>
      <w:r>
        <w:rPr>
          <w:rStyle w:val="CommentReference"/>
        </w:rPr>
        <w:annotationRef/>
      </w:r>
      <w:r>
        <w:t>Author?</w:t>
      </w:r>
    </w:p>
  </w:comment>
  <w:comment w:id="57" w:author="Andreas Poehlmann" w:date="2021-01-18T21:41:00Z" w:initials="AP">
    <w:p w14:paraId="416A8675" w14:textId="0DA0404E" w:rsidR="001A1D20" w:rsidRDefault="001A1D20">
      <w:pPr>
        <w:pStyle w:val="CommentText"/>
      </w:pPr>
      <w:r>
        <w:rPr>
          <w:rStyle w:val="CommentReference"/>
        </w:rPr>
        <w:annotationRef/>
      </w:r>
      <w:r>
        <w:t>Author?</w:t>
      </w:r>
    </w:p>
  </w:comment>
  <w:comment w:id="58" w:author="Andreas Poehlmann" w:date="2021-01-18T21:42:00Z" w:initials="AP">
    <w:p w14:paraId="32B5C5AC" w14:textId="57032277" w:rsidR="001A1D20" w:rsidRDefault="001A1D20">
      <w:pPr>
        <w:pStyle w:val="CommentText"/>
      </w:pPr>
      <w:r>
        <w:rPr>
          <w:rStyle w:val="CommentReference"/>
        </w:rPr>
        <w:annotationRef/>
      </w:r>
      <w:r>
        <w:t>See figure exploding brain meme</w:t>
      </w:r>
    </w:p>
  </w:comment>
  <w:comment w:id="59" w:author="Andreas Poehlmann" w:date="2021-01-18T21:46:00Z" w:initials="AP">
    <w:p w14:paraId="2E4E1A9B" w14:textId="0A60C867" w:rsidR="001A1D20" w:rsidRDefault="001A1D20">
      <w:pPr>
        <w:pStyle w:val="CommentText"/>
      </w:pPr>
      <w:r>
        <w:rPr>
          <w:rStyle w:val="CommentReference"/>
        </w:rPr>
        <w:annotationRef/>
      </w:r>
      <w:r>
        <w:t>:D</w:t>
      </w:r>
    </w:p>
  </w:comment>
  <w:comment w:id="60" w:author="Andreas Poehlmann" w:date="2021-01-18T21:47:00Z" w:initials="AP">
    <w:p w14:paraId="3DF4D0BD" w14:textId="4F910CC0" w:rsidR="001A1D20" w:rsidRDefault="001A1D20">
      <w:pPr>
        <w:pStyle w:val="CommentText"/>
      </w:pPr>
      <w:r>
        <w:rPr>
          <w:rStyle w:val="CommentReference"/>
        </w:rPr>
        <w:annotationRef/>
      </w:r>
      <w:r>
        <w:t>Have you been the “author” all along?</w:t>
      </w:r>
    </w:p>
  </w:comment>
  <w:comment w:id="61" w:author="Andreas Poehlmann" w:date="2021-01-18T21:48:00Z" w:initials="AP">
    <w:p w14:paraId="0AA2F440" w14:textId="1D031CF1" w:rsidR="001A1D20" w:rsidRDefault="001A1D20">
      <w:pPr>
        <w:pStyle w:val="CommentText"/>
      </w:pPr>
      <w:r>
        <w:rPr>
          <w:rStyle w:val="CommentReference"/>
        </w:rPr>
        <w:annotationRef/>
      </w:r>
      <w:r>
        <w:t>EU4</w:t>
      </w:r>
    </w:p>
  </w:comment>
  <w:comment w:id="62" w:author="Andreas Poehlmann" w:date="2021-01-18T21:50:00Z" w:initials="AP">
    <w:p w14:paraId="1B7A14A2" w14:textId="4B4E7D2F" w:rsidR="001A1D20" w:rsidRDefault="001A1D20">
      <w:pPr>
        <w:pStyle w:val="CommentText"/>
      </w:pPr>
      <w:r>
        <w:rPr>
          <w:rStyle w:val="CommentReference"/>
        </w:rPr>
        <w:annotationRef/>
      </w:r>
      <w:r>
        <w:t>Citation any of the “this is the celebrity X neuron” papers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C36659F" w15:done="0"/>
  <w15:commentEx w15:paraId="1A33FD02" w15:done="0"/>
  <w15:commentEx w15:paraId="3C24674F" w15:done="0"/>
  <w15:commentEx w15:paraId="03D0092E" w15:done="0"/>
  <w15:commentEx w15:paraId="10D543F4" w15:done="0"/>
  <w15:commentEx w15:paraId="3C02FCC1" w15:done="0"/>
  <w15:commentEx w15:paraId="626F47EE" w15:done="0"/>
  <w15:commentEx w15:paraId="2F36D568" w15:done="0"/>
  <w15:commentEx w15:paraId="44BA55DE" w15:done="0"/>
  <w15:commentEx w15:paraId="301E84A5" w15:done="0"/>
  <w15:commentEx w15:paraId="49EB8BF6" w15:done="0"/>
  <w15:commentEx w15:paraId="50219FA0" w15:done="0"/>
  <w15:commentEx w15:paraId="4CBCD9E5" w15:done="0"/>
  <w15:commentEx w15:paraId="4E07E28E" w15:done="0"/>
  <w15:commentEx w15:paraId="4F049328" w15:done="0"/>
  <w15:commentEx w15:paraId="325A4883" w15:done="0"/>
  <w15:commentEx w15:paraId="1873120F" w15:done="0"/>
  <w15:commentEx w15:paraId="22B39656" w15:done="0"/>
  <w15:commentEx w15:paraId="064DE8D7" w15:done="0"/>
  <w15:commentEx w15:paraId="56A7F7FA" w15:done="0"/>
  <w15:commentEx w15:paraId="29EE54B6" w15:done="0"/>
  <w15:commentEx w15:paraId="46E0E826" w15:done="0"/>
  <w15:commentEx w15:paraId="31DAE245" w15:done="0"/>
  <w15:commentEx w15:paraId="743FD0BA" w15:done="0"/>
  <w15:commentEx w15:paraId="3482CE85" w15:done="0"/>
  <w15:commentEx w15:paraId="621BA511" w15:done="0"/>
  <w15:commentEx w15:paraId="69D2E47C" w15:done="0"/>
  <w15:commentEx w15:paraId="766C6DC5" w15:done="0"/>
  <w15:commentEx w15:paraId="11617623" w15:done="0"/>
  <w15:commentEx w15:paraId="6BC6150C" w15:done="0"/>
  <w15:commentEx w15:paraId="55DD0EF1" w15:done="0"/>
  <w15:commentEx w15:paraId="78CBCE9C" w15:done="0"/>
  <w15:commentEx w15:paraId="416A8675" w15:done="0"/>
  <w15:commentEx w15:paraId="32B5C5AC" w15:done="0"/>
  <w15:commentEx w15:paraId="2E4E1A9B" w15:done="0"/>
  <w15:commentEx w15:paraId="3DF4D0BD" w15:done="0"/>
  <w15:commentEx w15:paraId="0AA2F440" w15:done="0"/>
  <w15:commentEx w15:paraId="1B7A14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B00265" w16cex:dateUtc="2021-01-18T11:49:00Z"/>
  <w16cex:commentExtensible w16cex:durableId="23B00147" w16cex:dateUtc="2021-01-18T11:44:00Z"/>
  <w16cex:commentExtensible w16cex:durableId="23B00286" w16cex:dateUtc="2021-01-18T11:50:00Z"/>
  <w16cex:commentExtensible w16cex:durableId="23B002FF" w16cex:dateUtc="2021-01-18T11:52:00Z"/>
  <w16cex:commentExtensible w16cex:durableId="23B0039B" w16cex:dateUtc="2021-01-18T11:54:00Z"/>
  <w16cex:commentExtensible w16cex:durableId="23B004CA" w16cex:dateUtc="2021-01-18T11:59:00Z"/>
  <w16cex:commentExtensible w16cex:durableId="23B00757" w16cex:dateUtc="2021-01-18T12:10:00Z"/>
  <w16cex:commentExtensible w16cex:durableId="23B0091C" w16cex:dateUtc="2021-01-18T12:18:00Z"/>
  <w16cex:commentExtensible w16cex:durableId="23B008EA" w16cex:dateUtc="2021-01-18T12:17:00Z"/>
  <w16cex:commentExtensible w16cex:durableId="23B009DA" w16cex:dateUtc="2021-01-18T12:21:00Z"/>
  <w16cex:commentExtensible w16cex:durableId="23B00AFB" w16cex:dateUtc="2021-01-18T12:26:00Z"/>
  <w16cex:commentExtensible w16cex:durableId="23B06618" w16cex:dateUtc="2021-01-18T18:55:00Z"/>
  <w16cex:commentExtensible w16cex:durableId="23B06722" w16cex:dateUtc="2021-01-18T18:59:00Z"/>
  <w16cex:commentExtensible w16cex:durableId="23B06832" w16cex:dateUtc="2021-01-18T19:04:00Z"/>
  <w16cex:commentExtensible w16cex:durableId="23B06A37" w16cex:dateUtc="2021-01-18T19:12:00Z"/>
  <w16cex:commentExtensible w16cex:durableId="23B072CD" w16cex:dateUtc="2021-01-18T19:49:00Z"/>
  <w16cex:commentExtensible w16cex:durableId="23B07554" w16cex:dateUtc="2021-01-18T20:00:00Z"/>
  <w16cex:commentExtensible w16cex:durableId="23B075BB" w16cex:dateUtc="2021-01-18T20:01:00Z"/>
  <w16cex:commentExtensible w16cex:durableId="23B0766B" w16cex:dateUtc="2021-01-18T20:04:00Z"/>
  <w16cex:commentExtensible w16cex:durableId="23B07732" w16cex:dateUtc="2021-01-18T20:08:00Z"/>
  <w16cex:commentExtensible w16cex:durableId="23B07826" w16cex:dateUtc="2021-01-18T20:12:00Z"/>
  <w16cex:commentExtensible w16cex:durableId="23B077C4" w16cex:dateUtc="2021-01-18T20:10:00Z"/>
  <w16cex:commentExtensible w16cex:durableId="23B07895" w16cex:dateUtc="2021-01-18T20:13:00Z"/>
  <w16cex:commentExtensible w16cex:durableId="23B0795B" w16cex:dateUtc="2021-01-18T20:17:00Z"/>
  <w16cex:commentExtensible w16cex:durableId="23B079EC" w16cex:dateUtc="2021-01-18T20:19:00Z"/>
  <w16cex:commentExtensible w16cex:durableId="23B07AD7" w16cex:dateUtc="2021-01-18T20:23:00Z"/>
  <w16cex:commentExtensible w16cex:durableId="23B07B49" w16cex:dateUtc="2021-01-18T20:25:00Z"/>
  <w16cex:commentExtensible w16cex:durableId="23B07B86" w16cex:dateUtc="2021-01-18T20:26:00Z"/>
  <w16cex:commentExtensible w16cex:durableId="23B07C58" w16cex:dateUtc="2021-01-18T20:30:00Z"/>
  <w16cex:commentExtensible w16cex:durableId="23B07D21" w16cex:dateUtc="2021-01-18T20:33:00Z"/>
  <w16cex:commentExtensible w16cex:durableId="23B07CB3" w16cex:dateUtc="2021-01-18T20:31:00Z"/>
  <w16cex:commentExtensible w16cex:durableId="23B07EAA" w16cex:dateUtc="2021-01-18T20:39:00Z"/>
  <w16cex:commentExtensible w16cex:durableId="23B07EF0" w16cex:dateUtc="2021-01-18T20:41:00Z"/>
  <w16cex:commentExtensible w16cex:durableId="23B07F4F" w16cex:dateUtc="2021-01-18T20:42:00Z"/>
  <w16cex:commentExtensible w16cex:durableId="23B08040" w16cex:dateUtc="2021-01-18T20:46:00Z"/>
  <w16cex:commentExtensible w16cex:durableId="23B08062" w16cex:dateUtc="2021-01-18T20:47:00Z"/>
  <w16cex:commentExtensible w16cex:durableId="23B0809A" w16cex:dateUtc="2021-01-18T20:48:00Z"/>
  <w16cex:commentExtensible w16cex:durableId="23B0810D" w16cex:dateUtc="2021-01-18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C36659F" w16cid:durableId="23B00265"/>
  <w16cid:commentId w16cid:paraId="1A33FD02" w16cid:durableId="23B00147"/>
  <w16cid:commentId w16cid:paraId="3C24674F" w16cid:durableId="23B00286"/>
  <w16cid:commentId w16cid:paraId="03D0092E" w16cid:durableId="23B002FF"/>
  <w16cid:commentId w16cid:paraId="10D543F4" w16cid:durableId="23B0039B"/>
  <w16cid:commentId w16cid:paraId="3C02FCC1" w16cid:durableId="23B004CA"/>
  <w16cid:commentId w16cid:paraId="626F47EE" w16cid:durableId="23B00757"/>
  <w16cid:commentId w16cid:paraId="2F36D568" w16cid:durableId="23B0091C"/>
  <w16cid:commentId w16cid:paraId="44BA55DE" w16cid:durableId="23B008EA"/>
  <w16cid:commentId w16cid:paraId="301E84A5" w16cid:durableId="23B009DA"/>
  <w16cid:commentId w16cid:paraId="49EB8BF6" w16cid:durableId="23B00AFB"/>
  <w16cid:commentId w16cid:paraId="50219FA0" w16cid:durableId="23B06618"/>
  <w16cid:commentId w16cid:paraId="4CBCD9E5" w16cid:durableId="23B06722"/>
  <w16cid:commentId w16cid:paraId="4E07E28E" w16cid:durableId="23B06832"/>
  <w16cid:commentId w16cid:paraId="4F049328" w16cid:durableId="23B06A37"/>
  <w16cid:commentId w16cid:paraId="325A4883" w16cid:durableId="23B072CD"/>
  <w16cid:commentId w16cid:paraId="1873120F" w16cid:durableId="23B07554"/>
  <w16cid:commentId w16cid:paraId="22B39656" w16cid:durableId="23B075BB"/>
  <w16cid:commentId w16cid:paraId="064DE8D7" w16cid:durableId="23B0766B"/>
  <w16cid:commentId w16cid:paraId="56A7F7FA" w16cid:durableId="23B07732"/>
  <w16cid:commentId w16cid:paraId="29EE54B6" w16cid:durableId="23B07826"/>
  <w16cid:commentId w16cid:paraId="46E0E826" w16cid:durableId="23B077C4"/>
  <w16cid:commentId w16cid:paraId="31DAE245" w16cid:durableId="23B07895"/>
  <w16cid:commentId w16cid:paraId="743FD0BA" w16cid:durableId="23B0795B"/>
  <w16cid:commentId w16cid:paraId="3482CE85" w16cid:durableId="23B079EC"/>
  <w16cid:commentId w16cid:paraId="621BA511" w16cid:durableId="23B07AD7"/>
  <w16cid:commentId w16cid:paraId="69D2E47C" w16cid:durableId="23B07B49"/>
  <w16cid:commentId w16cid:paraId="766C6DC5" w16cid:durableId="23B07B86"/>
  <w16cid:commentId w16cid:paraId="11617623" w16cid:durableId="23B07C58"/>
  <w16cid:commentId w16cid:paraId="6BC6150C" w16cid:durableId="23B07D21"/>
  <w16cid:commentId w16cid:paraId="55DD0EF1" w16cid:durableId="23B07CB3"/>
  <w16cid:commentId w16cid:paraId="78CBCE9C" w16cid:durableId="23B07EAA"/>
  <w16cid:commentId w16cid:paraId="416A8675" w16cid:durableId="23B07EF0"/>
  <w16cid:commentId w16cid:paraId="32B5C5AC" w16cid:durableId="23B07F4F"/>
  <w16cid:commentId w16cid:paraId="2E4E1A9B" w16cid:durableId="23B08040"/>
  <w16cid:commentId w16cid:paraId="3DF4D0BD" w16cid:durableId="23B08062"/>
  <w16cid:commentId w16cid:paraId="0AA2F440" w16cid:durableId="23B0809A"/>
  <w16cid:commentId w16cid:paraId="1B7A14A2" w16cid:durableId="23B081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0A941F" w14:textId="77777777" w:rsidR="00C21775" w:rsidRDefault="00C21775" w:rsidP="004A71FF">
      <w:pPr>
        <w:spacing w:after="0" w:line="240" w:lineRule="auto"/>
      </w:pPr>
      <w:r>
        <w:separator/>
      </w:r>
    </w:p>
  </w:endnote>
  <w:endnote w:type="continuationSeparator" w:id="0">
    <w:p w14:paraId="2F4E6B59" w14:textId="77777777" w:rsidR="00C21775" w:rsidRDefault="00C21775" w:rsidP="004A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89B1AC" w14:textId="77777777" w:rsidR="00C21775" w:rsidRDefault="00C21775" w:rsidP="004A71FF">
      <w:pPr>
        <w:spacing w:after="0" w:line="240" w:lineRule="auto"/>
      </w:pPr>
      <w:r>
        <w:separator/>
      </w:r>
    </w:p>
  </w:footnote>
  <w:footnote w:type="continuationSeparator" w:id="0">
    <w:p w14:paraId="090144FD" w14:textId="77777777" w:rsidR="00C21775" w:rsidRDefault="00C21775" w:rsidP="004A71FF">
      <w:pPr>
        <w:spacing w:after="0" w:line="240" w:lineRule="auto"/>
      </w:pPr>
      <w:r>
        <w:continuationSeparator/>
      </w:r>
    </w:p>
  </w:footnote>
  <w:footnote w:id="1">
    <w:p w14:paraId="1B3C9D01" w14:textId="77777777" w:rsidR="006C6BE6" w:rsidRDefault="006C6BE6" w:rsidP="004A71FF">
      <w:pPr>
        <w:pStyle w:val="NormalWeb"/>
        <w:rPr>
          <w:rFonts w:asciiTheme="minorHAnsi" w:hAnsiTheme="minorHAnsi" w:cstheme="minorHAnsi"/>
          <w:sz w:val="20"/>
          <w:szCs w:val="20"/>
          <w:lang w:val="en-US"/>
        </w:rPr>
      </w:pPr>
      <w:r w:rsidRPr="00CD3967">
        <w:rPr>
          <w:rStyle w:val="FootnoteReference"/>
        </w:rPr>
        <w:footnoteRef/>
      </w:r>
      <w:r w:rsidRPr="003D4496">
        <w:rPr>
          <w:rFonts w:asciiTheme="minorHAnsi" w:hAnsiTheme="minorHAnsi" w:cstheme="minorHAnsi"/>
          <w:sz w:val="20"/>
          <w:szCs w:val="20"/>
        </w:rPr>
        <w:t xml:space="preserve"> </w:t>
      </w:r>
      <w:r w:rsidRPr="003D4496">
        <w:rPr>
          <w:rFonts w:asciiTheme="minorHAnsi" w:hAnsiTheme="minorHAnsi" w:cstheme="minorHAnsi"/>
          <w:sz w:val="20"/>
          <w:szCs w:val="20"/>
          <w:lang w:val="en-US"/>
        </w:rPr>
        <w:t xml:space="preserve">Neither literally how neurons calculate and compare utilities, nor philosophically how a 1500g piece of meat manages to </w:t>
      </w:r>
      <w:r>
        <w:rPr>
          <w:rFonts w:asciiTheme="minorHAnsi" w:hAnsiTheme="minorHAnsi" w:cstheme="minorHAnsi"/>
          <w:sz w:val="20"/>
          <w:szCs w:val="20"/>
          <w:lang w:val="en-US"/>
        </w:rPr>
        <w:t>hold its own against</w:t>
      </w:r>
      <w:r w:rsidRPr="003D4496">
        <w:rPr>
          <w:rFonts w:asciiTheme="minorHAnsi" w:hAnsiTheme="minorHAnsi" w:cstheme="minorHAnsi"/>
          <w:sz w:val="20"/>
          <w:szCs w:val="20"/>
          <w:lang w:val="en-US"/>
        </w:rPr>
        <w:t xml:space="preserve"> intelligently designed computer programs. As an essay beloved by the author puts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fldChar w:fldCharType="begin" w:fldLock="1"/>
      </w:r>
      <w:r>
        <w:rPr>
          <w:rFonts w:asciiTheme="minorHAnsi" w:hAnsiTheme="minorHAnsi" w:cstheme="minorHAnsi"/>
          <w:sz w:val="20"/>
          <w:szCs w:val="20"/>
          <w:lang w:val="en-US"/>
        </w:rPr>
        <w:instrText>ADDIN CSL_CITATION {"citationItems":[{"id":"ITEM-1","itemData":{"abstract":"Web version of article from Omni magazine in 1990","author":[{"dropping-particle":"","family":"Bisson","given":"Terry","non-dropping-particle":"","parse-names":false,"suffix":""}],"container-title":"Omni Magazine","id":"ITEM-1","issued":{"date-parts":[["1990"]]},"title":"They're Made out of Meat","type":"article"},"uris":["http://www.mendeley.com/documents/?uuid=9c9c4b28-9e74-40c6-9310-4ed515d4b5a2"]}],"mendeley":{"formattedCitation":"(Bisson, 1990)","plainTextFormattedCitation":"(Bisson, 1990)","previouslyFormattedCitation":"(Bisson, 1990)"},"properties":{"noteIndex":0},"schema":"https://github.com/citation-style-language/schema/raw/master/csl-citation.json"}</w:instrText>
      </w:r>
      <w:r>
        <w:rPr>
          <w:rFonts w:asciiTheme="minorHAnsi" w:hAnsiTheme="minorHAnsi" w:cstheme="minorHAnsi"/>
          <w:sz w:val="20"/>
          <w:szCs w:val="20"/>
          <w:lang w:val="en-US"/>
        </w:rPr>
        <w:fldChar w:fldCharType="separate"/>
      </w:r>
      <w:r w:rsidRPr="003D4496">
        <w:rPr>
          <w:rFonts w:asciiTheme="minorHAnsi" w:hAnsiTheme="minorHAnsi" w:cstheme="minorHAnsi"/>
          <w:noProof/>
          <w:sz w:val="20"/>
          <w:szCs w:val="20"/>
          <w:lang w:val="en-US"/>
        </w:rPr>
        <w:t>(Bisson, 1990)</w:t>
      </w:r>
      <w:r>
        <w:rPr>
          <w:rFonts w:asciiTheme="minorHAnsi" w:hAnsiTheme="minorHAnsi" w:cstheme="minorHAnsi"/>
          <w:sz w:val="20"/>
          <w:szCs w:val="20"/>
          <w:lang w:val="en-US"/>
        </w:rPr>
        <w:fldChar w:fldCharType="end"/>
      </w:r>
      <w:r w:rsidRPr="003D4496">
        <w:rPr>
          <w:rFonts w:asciiTheme="minorHAnsi" w:hAnsiTheme="minorHAnsi" w:cstheme="minorHAnsi"/>
          <w:sz w:val="20"/>
          <w:szCs w:val="20"/>
          <w:lang w:val="en-US"/>
        </w:rPr>
        <w:t>:</w:t>
      </w:r>
    </w:p>
    <w:p w14:paraId="7F5FEB3A" w14:textId="6928AAF2" w:rsidR="006C6BE6" w:rsidRPr="003D4496" w:rsidRDefault="006C6BE6"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 xml:space="preserve">"We probed </w:t>
      </w:r>
      <w:r>
        <w:rPr>
          <w:rFonts w:asciiTheme="minorHAnsi" w:hAnsiTheme="minorHAnsi" w:cstheme="minorHAnsi"/>
          <w:i/>
          <w:iCs/>
          <w:sz w:val="20"/>
          <w:szCs w:val="20"/>
        </w:rPr>
        <w:t>[humans]</w:t>
      </w:r>
      <w:r w:rsidRPr="003D4496">
        <w:rPr>
          <w:rFonts w:asciiTheme="minorHAnsi" w:hAnsiTheme="minorHAnsi" w:cstheme="minorHAnsi"/>
          <w:i/>
          <w:iCs/>
          <w:sz w:val="20"/>
          <w:szCs w:val="20"/>
        </w:rPr>
        <w:t>. They're meat all the way through."</w:t>
      </w:r>
    </w:p>
    <w:p w14:paraId="1DD0154C" w14:textId="4DB1FA6E" w:rsidR="006C6BE6" w:rsidRPr="003D4496" w:rsidRDefault="006C6BE6"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r>
        <w:rPr>
          <w:rFonts w:asciiTheme="minorHAnsi" w:hAnsiTheme="minorHAnsi" w:cstheme="minorHAnsi"/>
          <w:i/>
          <w:iCs/>
          <w:sz w:val="20"/>
          <w:szCs w:val="20"/>
        </w:rPr>
        <w:t>They don’t have a brain</w:t>
      </w:r>
      <w:r w:rsidRPr="003D4496">
        <w:rPr>
          <w:rFonts w:asciiTheme="minorHAnsi" w:hAnsiTheme="minorHAnsi" w:cstheme="minorHAnsi"/>
          <w:i/>
          <w:iCs/>
          <w:sz w:val="20"/>
          <w:szCs w:val="20"/>
        </w:rPr>
        <w:t>?</w:t>
      </w:r>
      <w:r>
        <w:rPr>
          <w:rFonts w:asciiTheme="minorHAnsi" w:hAnsiTheme="minorHAnsi" w:cstheme="minorHAnsi"/>
          <w:i/>
          <w:iCs/>
          <w:sz w:val="20"/>
          <w:szCs w:val="20"/>
        </w:rPr>
        <w:t>]</w:t>
      </w:r>
      <w:r w:rsidRPr="003D4496">
        <w:rPr>
          <w:rFonts w:asciiTheme="minorHAnsi" w:hAnsiTheme="minorHAnsi" w:cstheme="minorHAnsi"/>
          <w:i/>
          <w:iCs/>
          <w:sz w:val="20"/>
          <w:szCs w:val="20"/>
        </w:rPr>
        <w:t>"</w:t>
      </w:r>
    </w:p>
    <w:p w14:paraId="52CDB696" w14:textId="77777777" w:rsidR="006C6BE6" w:rsidRPr="003D4496" w:rsidRDefault="006C6BE6"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"Oh, there is a brain all right. It's just that the brain is made out of meat!"</w:t>
      </w:r>
    </w:p>
    <w:p w14:paraId="38E27840" w14:textId="77777777" w:rsidR="006C6BE6" w:rsidRPr="003D4496" w:rsidRDefault="006C6BE6"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"So... what does the thinking?"</w:t>
      </w:r>
    </w:p>
    <w:p w14:paraId="632C0E55" w14:textId="77777777" w:rsidR="006C6BE6" w:rsidRPr="003D4496" w:rsidRDefault="006C6BE6"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"You're not understanding, are you? The brain does the thinking. The meat."</w:t>
      </w:r>
    </w:p>
    <w:p w14:paraId="2C2EBFFA" w14:textId="77777777" w:rsidR="006C6BE6" w:rsidRPr="003D4496" w:rsidRDefault="006C6BE6" w:rsidP="004A71FF">
      <w:pPr>
        <w:pStyle w:val="Standard"/>
        <w:rPr>
          <w:lang w:val="en-US"/>
        </w:rPr>
      </w:pPr>
      <w:r w:rsidRPr="003D4496">
        <w:rPr>
          <w:rFonts w:asciiTheme="minorHAnsi" w:hAnsiTheme="minorHAnsi" w:cstheme="minorHAnsi"/>
          <w:i/>
          <w:iCs/>
          <w:sz w:val="20"/>
          <w:szCs w:val="20"/>
        </w:rPr>
        <w:tab/>
        <w:t>"Thinking meat! You're asking me to believe in thinking meat!"</w:t>
      </w:r>
    </w:p>
  </w:footnote>
  <w:footnote w:id="2">
    <w:p w14:paraId="0F73D142" w14:textId="5391AAF5" w:rsidR="006C6BE6" w:rsidRDefault="006C6BE6">
      <w:pPr>
        <w:pStyle w:val="FootnoteText"/>
      </w:pPr>
      <w:r w:rsidRPr="00CD3967">
        <w:rPr>
          <w:rStyle w:val="FootnoteReference"/>
        </w:rPr>
        <w:footnoteRef/>
      </w:r>
      <w:r>
        <w:t xml:space="preserve"> The examples used here are mostly to make a rhetorical point to introduce the idea of external unitary scales of decisions, and the lack thereof in economic decision-making. The point could well be made that all perceptual decisions are a subset of economic decisions. For a brief discussion on economic decision-making as psychophysics see appendix 1.1 and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laws","type":"article-journal","volume":"66"},"uris":["http://www.mendeley.com/documents/?uuid=7e055116-4f78-4be4-a6a6-2e8ad0dda6f0"]}],"mendeley":{"formattedCitation":"(Luce, 1959)","manualFormatting":"Luce, 1959","plainTextFormattedCitation":"(Luce, 1959)","previouslyFormattedCitation":"(Luce, 1959)"},"properties":{"noteIndex":0},"schema":"https://github.com/citation-style-language/schema/raw/master/csl-citation.json"}</w:instrText>
      </w:r>
      <w:r>
        <w:fldChar w:fldCharType="separate"/>
      </w:r>
      <w:r w:rsidRPr="00551993">
        <w:rPr>
          <w:noProof/>
        </w:rPr>
        <w:t>Luce, 1959</w:t>
      </w:r>
      <w:r>
        <w:fldChar w:fldCharType="end"/>
      </w:r>
      <w:r>
        <w:t>.</w:t>
      </w:r>
    </w:p>
  </w:footnote>
  <w:footnote w:id="3">
    <w:p w14:paraId="6FC2E7F1" w14:textId="0BF81C58" w:rsidR="006C6BE6" w:rsidRDefault="006C6BE6">
      <w:pPr>
        <w:pStyle w:val="FootnoteText"/>
      </w:pPr>
      <w:r w:rsidRPr="00CD3967">
        <w:rPr>
          <w:rStyle w:val="FootnoteReference"/>
        </w:rPr>
        <w:footnoteRef/>
      </w:r>
      <w:r>
        <w:t xml:space="preserve"> Of course, this only considers value-in-use, rather value-in-exchange for the purposes of a simplified, illustrative example. We also skip over the idea that it is the </w:t>
      </w:r>
      <w:r>
        <w:rPr>
          <w:i/>
          <w:iCs/>
        </w:rPr>
        <w:t>marginal</w:t>
      </w:r>
      <w:r>
        <w:t xml:space="preserve"> utility rather than the utility per se that causes the starving man to value food highly for the purposes of our point. See </w:t>
      </w:r>
      <w:r>
        <w:fldChar w:fldCharType="begin" w:fldLock="1"/>
      </w:r>
      <w:r>
        <w:instrText>ADDIN CSL_CITATION {"citationItems":[{"id":"ITEM-1","itemData":{"DOI":"10.1215/00182702-34-4-659","ISSN":"00182702","author":[{"dropping-particle":"V.","family":"White","given":"Michael","non-dropping-particle":"","parse-names":false,"suffix":""}],"container-title":"History of Political Economy","id":"ITEM-1","issue":"4","issued":{"date-parts":[["2002"]]},"page":"659-683","title":"Doctoring adam smith: The fable of the diamonds and water paradox","type":"article-journal","volume":"34"},"uris":["http://www.mendeley.com/documents/?uuid=57e0f55c-91c0-4024-9b29-17f1054d3dfe"]}],"mendeley":{"formattedCitation":"(White, 2002)","manualFormatting":"White, 2002","plainTextFormattedCitation":"(White, 2002)","previouslyFormattedCitation":"(White, 2002)"},"properties":{"noteIndex":0},"schema":"https://github.com/citation-style-language/schema/raw/master/csl-citation.json"}</w:instrText>
      </w:r>
      <w:r>
        <w:fldChar w:fldCharType="separate"/>
      </w:r>
      <w:r w:rsidRPr="00375DE3">
        <w:rPr>
          <w:noProof/>
        </w:rPr>
        <w:t>White, 2002</w:t>
      </w:r>
      <w:r>
        <w:fldChar w:fldCharType="end"/>
      </w:r>
      <w:r>
        <w:t xml:space="preserve"> </w:t>
      </w:r>
      <w:ins w:id="7" w:author="Andreas Poehlmann" w:date="2021-01-18T13:07:00Z">
        <w:r>
          <w:t xml:space="preserve">(check your non parenthesis citation style, I think it should parenthesise the year when used inline) </w:t>
        </w:r>
      </w:ins>
      <w:r>
        <w:t>for a critical take on this common economic fable which goes beyond the scope of this thesis.</w:t>
      </w:r>
    </w:p>
  </w:footnote>
  <w:footnote w:id="4">
    <w:p w14:paraId="7D1366F9" w14:textId="0A74ED69" w:rsidR="006C6BE6" w:rsidRPr="000A7778" w:rsidRDefault="006C6BE6" w:rsidP="00754831">
      <w:pPr>
        <w:pStyle w:val="FootnoteText"/>
      </w:pPr>
      <w:r w:rsidRPr="00CD3967">
        <w:rPr>
          <w:rStyle w:val="FootnoteReference"/>
        </w:rPr>
        <w:footnoteRef/>
      </w:r>
      <w:r>
        <w:t xml:space="preserve"> A medieval unit of currency. 20 ducats would have been a substantial sum on the order of hundreds/thousands of dollars in today’s currency. A more recent recreation of the St Petersburg Paradox reveals that modern undergraduates place a median value on the game of $1.50 </w:t>
      </w:r>
      <w:r>
        <w:fldChar w:fldCharType="begin" w:fldLock="1"/>
      </w:r>
      <w:r>
        <w:instrText>ADDIN CSL_CITATION {"citationItems":[{"id":"ITEM-1","itemData":{"ISSN":"19302975","PMID":"24179560","abstract":"The St. Petersburg Paradox is a famous economic and philosophical puzzle that has generated numerous conflicting explanations. To shed empirical light on this phenomenon, we examined subjects' bids for one St. Petersburg gamble with a real monetary payment. We found that bids were typically lower than twice the smallest payoff, and thus much lower than is generally supposed. We also examined bids offered for several hypothetical variants of the St. Petersburg Paradox. We found that bids were weakly affected by truncating the gamble, were strongly affected by repeats of the gamble, and depended linearly on the initial \"seed\" value of the gamble. One explanation, which we call the median heuristic, strongly predicts these data. Subjects following this strategy evaluate a gamble as if they were taking the median rather than the mean of the payoff distribution. Finally, we argue that the distribution of outcomes embodied in the St. Petersburg paradox is so divergent from the Gaussian form that the statistical mean is a poor estimator of expected value, so that the expected value of the St. Petersburg gamble is undefined. These results suggest that this classic paradox has a straightforward explanation rooted in the use of a statistical heuristic.","author":[{"dropping-particle":"","family":"Hayden","given":"Benjamin Y.","non-dropping-particle":"","parse-names":false,"suffix":""},{"dropping-particle":"","family":"Platt","given":"Michael L.","non-dropping-particle":"","parse-names":false,"suffix":""}],"container-title":"Judgment and Decision Making","id":"ITEM-1","issue":"4","issued":{"date-parts":[["2009"]]},"page":"256-272","title":"The mean, the median, and the St. Petersburg paradox","type":"article-journal","volume":"4"},"uris":["http://www.mendeley.com/documents/?uuid=1a8ee990-21fe-493d-8e6e-88e6230fbdda"]}],"mendeley":{"formattedCitation":"(Hayden &amp; Platt, 2009)","plainTextFormattedCitation":"(Hayden &amp; Platt, 2009)","previouslyFormattedCitation":"(Hayden &amp; Platt, 2009)"},"properties":{"noteIndex":0},"schema":"https://github.com/citation-style-language/schema/raw/master/csl-citation.json"}</w:instrText>
      </w:r>
      <w:r>
        <w:fldChar w:fldCharType="separate"/>
      </w:r>
      <w:r w:rsidRPr="00F41328">
        <w:rPr>
          <w:noProof/>
        </w:rPr>
        <w:t>(Hayden &amp; Platt, 2009)</w:t>
      </w:r>
      <w:r>
        <w:fldChar w:fldCharType="end"/>
      </w:r>
      <w:r>
        <w:t xml:space="preserve"> though this uses a modified version where a participant wins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t xml:space="preserve"> i.e. half what they would win in the version presented here.</w:t>
      </w:r>
    </w:p>
  </w:footnote>
  <w:footnote w:id="5">
    <w:p w14:paraId="6B7E4F2C" w14:textId="2FC84387" w:rsidR="006C6BE6" w:rsidRDefault="006C6BE6">
      <w:pPr>
        <w:pStyle w:val="FootnoteText"/>
      </w:pPr>
      <w:r w:rsidRPr="00CD3967">
        <w:rPr>
          <w:rStyle w:val="FootnoteReference"/>
        </w:rPr>
        <w:footnoteRef/>
      </w:r>
      <w:r>
        <w:t xml:space="preserve"> In modern terminology the concavity of the utility function forms </w:t>
      </w:r>
      <w:r>
        <w:t>Gossen’s First Law, also known as the ‘law of diminishing marginal utility’, described by the 19</w:t>
      </w:r>
      <w:r w:rsidRPr="0001268A">
        <w:rPr>
          <w:vertAlign w:val="superscript"/>
        </w:rPr>
        <w:t>th</w:t>
      </w:r>
      <w:r>
        <w:t xml:space="preserve"> century economist </w:t>
      </w:r>
      <w:r>
        <w:fldChar w:fldCharType="begin" w:fldLock="1"/>
      </w:r>
      <w:r>
        <w:instrText>ADDIN CSL_CITATION {"citationItems":[{"id":"ITEM-1","itemData":{"author":[{"dropping-particle":"","family":"Gossen","given":"H H","non-dropping-particle":"","parse-names":false,"suffix":""}],"container-title":"MIT Press","id":"ITEM-1","issued":{"date-parts":[["1983"]]},"title":"The Laws of Human Relations and the Rules of Human Action Derived Therefrom","type":"article-journal"},"uris":["http://www.mendeley.com/documents/?uuid=b8b4712a-c352-49e1-a4ba-cc4e848541f6"]}],"mendeley":{"formattedCitation":"(Gossen, 1983)","plainTextFormattedCitation":"(Gossen, 1983)","previouslyFormattedCitation":"(Gossen, 1983)"},"properties":{"noteIndex":0},"schema":"https://github.com/citation-style-language/schema/raw/master/csl-citation.json"}</w:instrText>
      </w:r>
      <w:r>
        <w:fldChar w:fldCharType="separate"/>
      </w:r>
      <w:r w:rsidRPr="0001268A">
        <w:rPr>
          <w:noProof/>
        </w:rPr>
        <w:t>(Gossen, 1983)</w:t>
      </w:r>
      <w:r>
        <w:fldChar w:fldCharType="end"/>
      </w:r>
      <w:r>
        <w:t xml:space="preserve">.   </w:t>
      </w:r>
    </w:p>
  </w:footnote>
  <w:footnote w:id="6">
    <w:p w14:paraId="18DEE546" w14:textId="3BDBDBCB" w:rsidR="006C6BE6" w:rsidRPr="00CA3AC4" w:rsidRDefault="006C6BE6" w:rsidP="00B81F4D">
      <w:pPr>
        <w:pStyle w:val="Textbody"/>
        <w:spacing w:before="240" w:after="160" w:line="225" w:lineRule="atLeast"/>
        <w:rPr>
          <w:rFonts w:cs="Times New Roman"/>
          <w:i/>
          <w:color w:val="222222"/>
          <w:sz w:val="22"/>
          <w:szCs w:val="22"/>
        </w:rPr>
      </w:pPr>
      <w:r w:rsidRPr="00CD3967">
        <w:rPr>
          <w:rStyle w:val="FootnoteReference"/>
        </w:rPr>
        <w:footnoteRef/>
      </w:r>
      <w:r w:rsidRPr="00B81F4D">
        <w:rPr>
          <w:sz w:val="20"/>
          <w:szCs w:val="20"/>
        </w:rPr>
        <w:t xml:space="preserve"> Sometimes von Neumann-Morgenstern expected utility is differentiated from this equation as </w:t>
      </w:r>
      <m:oMath>
        <m:r>
          <m:rPr>
            <m:sty m:val="p"/>
          </m:rPr>
          <w:rPr>
            <w:rFonts w:ascii="Cambria Math" w:hAnsi="Cambria Math" w:cs="Times New Roman"/>
            <w:sz w:val="20"/>
            <w:szCs w:val="20"/>
          </w:rPr>
          <w:br/>
        </m:r>
      </m:oMath>
      <m:oMathPara>
        <m:oMath>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EU</m:t>
              </m:r>
            </m:e>
            <m:sub>
              <m:r>
                <w:rPr>
                  <w:rFonts w:ascii="Cambria Math" w:hAnsi="Cambria Math" w:cs="Times New Roman"/>
                  <w:color w:val="222222"/>
                  <w:sz w:val="22"/>
                  <w:szCs w:val="22"/>
                </w:rPr>
                <m:t>i,n</m:t>
              </m:r>
            </m:sub>
          </m:sSub>
          <m:r>
            <w:rPr>
              <w:rFonts w:ascii="Cambria Math" w:hAnsi="Cambria Math" w:cs="Times New Roman"/>
              <w:color w:val="222222"/>
              <w:sz w:val="22"/>
              <w:szCs w:val="22"/>
            </w:rPr>
            <m:t>= p(</m:t>
          </m:r>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x</m:t>
              </m:r>
            </m:e>
            <m:sub>
              <m:r>
                <w:rPr>
                  <w:rFonts w:ascii="Cambria Math" w:hAnsi="Cambria Math" w:cs="Times New Roman"/>
                  <w:color w:val="222222"/>
                  <w:sz w:val="22"/>
                  <w:szCs w:val="22"/>
                </w:rPr>
                <m:t>n</m:t>
              </m:r>
            </m:sub>
          </m:sSub>
          <m:r>
            <w:rPr>
              <w:rFonts w:ascii="Cambria Math" w:hAnsi="Cambria Math" w:cs="Times New Roman"/>
              <w:color w:val="222222"/>
              <w:sz w:val="22"/>
              <w:szCs w:val="22"/>
            </w:rPr>
            <m:t>)</m:t>
          </m:r>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r>
                <w:rPr>
                  <w:rFonts w:ascii="Cambria Math" w:hAnsi="Cambria Math" w:cs="Times New Roman"/>
                  <w:sz w:val="22"/>
                  <w:szCs w:val="22"/>
                </w:rPr>
                <m:t>(x</m:t>
              </m:r>
            </m:e>
            <m:sub>
              <m:r>
                <w:rPr>
                  <w:rFonts w:ascii="Cambria Math" w:hAnsi="Cambria Math" w:cs="Times New Roman"/>
                  <w:sz w:val="22"/>
                  <w:szCs w:val="22"/>
                </w:rPr>
                <m:t>n</m:t>
              </m:r>
            </m:sub>
          </m:sSub>
          <m:r>
            <w:rPr>
              <w:rFonts w:ascii="Cambria Math" w:hAnsi="Cambria Math" w:cs="Times New Roman"/>
              <w:sz w:val="22"/>
              <w:szCs w:val="22"/>
            </w:rPr>
            <m:t>)</m:t>
          </m:r>
        </m:oMath>
      </m:oMathPara>
    </w:p>
    <w:p w14:paraId="11F2F180" w14:textId="44B75493" w:rsidR="006C6BE6" w:rsidRDefault="006C6BE6">
      <w:pPr>
        <w:pStyle w:val="FootnoteText"/>
      </w:pPr>
      <w:r w:rsidRPr="00B81F4D">
        <w:rPr>
          <w:szCs w:val="20"/>
        </w:rPr>
        <w:t>For the purposes of this thesis, we consider the differences unimportant</w:t>
      </w:r>
      <w:r>
        <w:t>.</w:t>
      </w:r>
    </w:p>
  </w:footnote>
  <w:footnote w:id="7">
    <w:p w14:paraId="411AA553" w14:textId="68A336A5" w:rsidR="006C6BE6" w:rsidRPr="00B90F2D" w:rsidRDefault="006C6BE6">
      <w:pPr>
        <w:pStyle w:val="FootnoteText"/>
      </w:pPr>
      <w:r w:rsidRPr="00CD3967">
        <w:rPr>
          <w:rStyle w:val="FootnoteReference"/>
        </w:rPr>
        <w:footnoteRef/>
      </w:r>
      <w:r>
        <w:t xml:space="preserve"> Throughout this thesis we refer to experimental paradigms where a subject indicates a </w:t>
      </w:r>
      <w:r>
        <w:rPr>
          <w:i/>
          <w:iCs/>
        </w:rPr>
        <w:t>choice</w:t>
      </w:r>
      <w:r>
        <w:t xml:space="preserve"> between two goods, or bundles, as a ‘binary choice task’. 3 such binary choices are illustrated in figure 1a-c). This is compared in chapter 2 to an auction task in which a subject indicates a </w:t>
      </w:r>
      <w:r>
        <w:rPr>
          <w:i/>
          <w:iCs/>
        </w:rPr>
        <w:t>value</w:t>
      </w:r>
      <w:r>
        <w:t xml:space="preserve"> they would be willing to pay for a good/bundle in terms of another other good.</w:t>
      </w:r>
    </w:p>
  </w:footnote>
  <w:footnote w:id="8">
    <w:p w14:paraId="66843413" w14:textId="2284E556" w:rsidR="006C6BE6" w:rsidRDefault="006C6BE6">
      <w:pPr>
        <w:pStyle w:val="FootnoteText"/>
      </w:pPr>
      <w:r w:rsidRPr="00CD3967">
        <w:rPr>
          <w:rStyle w:val="FootnoteReference"/>
        </w:rPr>
        <w:footnoteRef/>
      </w:r>
      <w:r>
        <w:t xml:space="preserve"> Especially in the ICS literature it is difficult to anthropomorphise the rats as receiving ‘pleasure’ from the self-stimulation. Even when studying physiological markers which correlate with pleasure in humans, it is not clear to us that any model organism necessarily has a positive emotional valence associated with their choices/behaviour in neuroeconomic studies. Throughout this chapter we use words such as ‘pleasure’ and ‘reward’ while detailing the progression of neuroscience into economic decision-making, building up to studies which instead correlate neuronal activity with the more formal, neutral, term ‘utility’. Throughout the rest of the thesis we ascribe an animal’s motivations to maximising this neutral quantity of utility. For a brief review of ‘wanting’ vs ‘liking’ motivations in organisms making behavioural choices, see appendix 1.2.</w:t>
      </w:r>
    </w:p>
  </w:footnote>
  <w:footnote w:id="9">
    <w:p w14:paraId="73F1BC3E" w14:textId="34B1166C" w:rsidR="006C6BE6" w:rsidRDefault="006C6BE6" w:rsidP="009C57C2">
      <w:pPr>
        <w:pStyle w:val="FootnoteText"/>
      </w:pPr>
      <w:r w:rsidRPr="00CD3967">
        <w:rPr>
          <w:rStyle w:val="FootnoteReference"/>
        </w:rPr>
        <w:footnoteRef/>
      </w:r>
      <w:r>
        <w:t xml:space="preserve"> For a colloquial explanation of the signal: dopamine neurons typically have a tonic firing rate of ~5Hz (imagine a fast bass drum beat). For a view of what 'firing' means see Figure 4.1 showing the average trace of a 'spike' from a representative dopaminergic neuron we recorded in this project. Upon delivery of an unexpected reward midbrain dopamine neurons produce a very brief 'drumroll' of the same spikes with a much shorter latency between. The increase in firing rate described happens within this 'drumroll' before the neuron returns to its 'resting' tonic frequency. </w:t>
      </w:r>
    </w:p>
  </w:footnote>
  <w:footnote w:id="10">
    <w:p w14:paraId="1BCF8293" w14:textId="7147FC98" w:rsidR="006C6BE6" w:rsidRDefault="006C6BE6" w:rsidP="009C57C2">
      <w:pPr>
        <w:pStyle w:val="FootnoteText"/>
      </w:pPr>
      <w:r w:rsidRPr="00CD3967">
        <w:rPr>
          <w:rStyle w:val="FootnoteReference"/>
        </w:rPr>
        <w:footnoteRef/>
      </w:r>
      <w:r>
        <w:t xml:space="preserve"> 'Aversive' stimuli can create an initial positive increase in dopaminergic firing rate thought to be mediated by a 'saliency' signal </w:t>
      </w:r>
      <w:r>
        <w:fldChar w:fldCharType="begin" w:fldLock="1"/>
      </w:r>
      <w:r>
        <w:instrText>ADDIN CSL_CITATION {"citationItems":[{"id":"ITEM-1","itemData":{"DOI":"10.1038/nrn.2015.26","ISSN":"14710048","PMID":"26865020","abstract":"Environmental stimuli and objects, including rewards, are often processed sequentially in the brain. Recent work suggests that the phasic dopamine reward prediction-error response follows a similar sequential pattern. An initial brief, unselective and highly sensitive increase in activity unspecifically detects a wide range of environmental stimuli, then quickly evolves into the main response component, which reflects subjective reward value and utility. This temporal evolution allows the dopamine reward prediction-error signal to optimally combine speed and accuracy.","author":[{"dropping-particle":"","family":"Schultz","given":"Wolfram","non-dropping-particle":"","parse-names":false,"suffix":""}],"container-title":"Nature Reviews Neuroscience","id":"ITEM-1","issue":"3","issued":{"date-parts":[["2016"]]},"page":"183-195","publisher":"Nature Publishing Group","title":"Dopamine reward prediction-error signalling: A two-component response","type":"article-journal","volume":"17"},"uris":["http://www.mendeley.com/documents/?uuid=caa46528-e244-4304-a8ed-6d7500e3206b"]}],"mendeley":{"formattedCitation":"(Wolfram Schultz, 2016)","manualFormatting":"(Schultz, 2016)","plainTextFormattedCitation":"(Wolfram Schultz, 2016)","previouslyFormattedCitation":"(Wolfram Schultz, 2016)"},"properties":{"noteIndex":0},"schema":"https://github.com/citation-style-language/schema/raw/master/csl-citation.json"}</w:instrText>
      </w:r>
      <w:r>
        <w:fldChar w:fldCharType="separate"/>
      </w:r>
      <w:r w:rsidRPr="00ED7681">
        <w:rPr>
          <w:noProof/>
        </w:rPr>
        <w:t>(Schultz, 2016)</w:t>
      </w:r>
      <w:r>
        <w:fldChar w:fldCharType="end"/>
      </w:r>
      <w:r>
        <w:t xml:space="preserve">. This saliency signalling of dopaminergic </w:t>
      </w:r>
      <w:ins w:id="23" w:author="Andreas Poehlmann" w:date="2021-01-18T20:45:00Z">
        <w:r w:rsidR="002D73CE">
          <w:t xml:space="preserve">neurons </w:t>
        </w:r>
      </w:ins>
      <w:r>
        <w:t>occurs earlier (within the first 120ms of stimulus presentation) and is correlated with the perceptual intensity of the stimulus (e.g. brightness, loudness), the novelty of the stimulus (though novelty alone is not sufficient to generate it</w:t>
      </w:r>
      <w:r>
        <w:fldChar w:fldCharType="begin" w:fldLock="1"/>
      </w:r>
      <w:r>
        <w:instrText>ADDIN CSL_CITATION {"citationItems":[{"id":"ITEM-1","itemData":{"DOI":"10.1126/science.1105370","ISSN":"00368075","PMID":"15761155","abstract":"It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-1","issue":"5715","issued":{"date-parts":[["2005"]]},"page":"1642-1645","title":"Adaptive coding of reward value by dopamine neurons","type":"article-journal","volume":"307"},"uris":["http://www.mendeley.com/documents/?uuid=9f3e506a-36d8-40f9-a530-569fa90a1127"]}],"mendeley":{"formattedCitation":"(Tobler et al., 2005)","manualFormatting":"; Tobler et al., 2005)","plainTextFormattedCitation":"(Tobler et al., 2005)","previouslyFormattedCitation":"(Tobler et al., 2005)"},"properties":{"noteIndex":0},"schema":"https://github.com/citation-style-language/schema/raw/master/csl-citation.json"}</w:instrText>
      </w:r>
      <w:r>
        <w:fldChar w:fldCharType="separate"/>
      </w:r>
      <w:r>
        <w:rPr>
          <w:noProof/>
        </w:rPr>
        <w:t xml:space="preserve">; </w:t>
      </w:r>
      <w:r w:rsidRPr="008B3A3E">
        <w:rPr>
          <w:noProof/>
        </w:rPr>
        <w:t>Tobler et al., 2005)</w:t>
      </w:r>
      <w:r>
        <w:fldChar w:fldCharType="end"/>
      </w:r>
      <w:r>
        <w:t xml:space="preserve">, and whether it shares characteristics (e.g. modality) of other conditioned stimuli for rewards </w:t>
      </w:r>
      <w:r>
        <w:fldChar w:fldCharType="begin" w:fldLock="1"/>
      </w:r>
      <w: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2007)","plainTextFormattedCitation":"(Day et al., 2007)","previouslyFormattedCitation":"(Day et al., 2007)"},"properties":{"noteIndex":0},"schema":"https://github.com/citation-style-language/schema/raw/master/csl-citation.json"}</w:instrText>
      </w:r>
      <w:r>
        <w:fldChar w:fldCharType="separate"/>
      </w:r>
      <w:r w:rsidRPr="008B3A3E">
        <w:rPr>
          <w:noProof/>
        </w:rPr>
        <w:t>(Day et al., 2007)</w:t>
      </w:r>
      <w:r>
        <w:fldChar w:fldCharType="end"/>
      </w:r>
      <w:r>
        <w:t xml:space="preserve">. </w:t>
      </w:r>
    </w:p>
  </w:footnote>
  <w:footnote w:id="11">
    <w:p w14:paraId="02D0F22F" w14:textId="618AE0B6" w:rsidR="006C6BE6" w:rsidRDefault="006C6BE6" w:rsidP="009C57C2">
      <w:pPr>
        <w:pStyle w:val="FootnoteText"/>
      </w:pPr>
      <w:r w:rsidRPr="00CD3967">
        <w:rPr>
          <w:rStyle w:val="FootnoteReference"/>
        </w:rPr>
        <w:footnoteRef/>
      </w:r>
      <w:r>
        <w:t xml:space="preserve"> A simplification. Dopamine release is not a simple linear function of dopaminergic cell firing rate </w:t>
      </w:r>
      <w:r>
        <w:fldChar w:fldCharType="begin" w:fldLock="1"/>
      </w:r>
      <w:r>
        <w:instrText>ADDIN CSL_CITATION {"citationItems":[{"id":"ITEM-1","itemData":{"DOI":"10.1038/s41586-019-1235-y","ISSN":"14764687","PMID":"31118513","abstract":"The dopamine projection from ventral tegmental area (VTA) to nucleus accumbens (NAc) is critical for motivation to work for rewards and reward-driven learning. How dopamine supports both functions is unclear. Dopamine cell spiking can encode prediction errors, which are vital learning signals in computational theories of adaptive behaviour. By contrast, dopamine release ramps up as animals approach rewards, mirroring reward expectation. This mismatch might reflect differences in behavioural tasks, slower changes in dopamine cell spiking or spike-independent modulation of dopamine release. Here we compare spiking of identified VTA dopamine cells with NAc dopamine release in the same decision-making task. Cues that indicate an upcoming reward increased both spiking and release. However, NAc core dopamine release also covaried with dynamically evolving reward expectations, without corresponding changes in VTA dopamine cell spiking. Our results suggest a fundamental difference in how dopamine release is regulated to achieve distinct functions: broadcast burst signals promote learning, whereas local control drives motivation.","author":[{"dropping-particle":"","family":"Mohebi","given":"Ali","non-dropping-particle":"","parse-names":false,"suffix":""},{"dropping-particle":"","family":"Pettibone","given":"Jeffrey R.","non-dropping-particle":"","parse-names":false,"suffix":""},{"dropping-particle":"","family":"Hamid","given":"Arif A.","non-dropping-particle":"","parse-names":false,"suffix":""},{"dropping-particle":"","family":"Wong","given":"Jenny Marie T.","non-dropping-particle":"","parse-names":false,"suffix":""},{"dropping-particle":"","family":"Vinson","given":"Leah T.","non-dropping-particle":"","parse-names":false,"suffix":""},{"dropping-particle":"","family":"Patriarchi","given":"Tommaso","non-dropping-particle":"","parse-names":false,"suffix":""},{"dropping-particle":"","family":"Tian","given":"Lin","non-dropping-particle":"","parse-names":false,"suffix":""},{"dropping-particle":"","family":"Kennedy","given":"Robert T.","non-dropping-particle":"","parse-names":false,"suffix":""},{"dropping-particle":"","family":"Berke","given":"Joshua D.","non-dropping-particle":"","parse-names":false,"suffix":""}],"container-title":"Nature","id":"ITEM-1","issue":"7759","issued":{"date-parts":[["2019"]]},"page":"65-70","publisher":"Springer US","title":"Dissociable dopamine dynamics for learning and motivation","type":"article-journal","volume":"570"},"uris":["http://www.mendeley.com/documents/?uuid=743bb81d-17f4-4e42-bb24-b6b7b28a6db9"]}],"mendeley":{"formattedCitation":"(Mohebi et al., 2019)","plainTextFormattedCitation":"(Mohebi et al., 2019)","previouslyFormattedCitation":"(Mohebi et al., 2019)"},"properties":{"noteIndex":0},"schema":"https://github.com/citation-style-language/schema/raw/master/csl-citation.json"}</w:instrText>
      </w:r>
      <w:r>
        <w:fldChar w:fldCharType="separate"/>
      </w:r>
      <w:r w:rsidRPr="00664DCE">
        <w:rPr>
          <w:noProof/>
        </w:rPr>
        <w:t>(Mohebi et al., 2019)</w:t>
      </w:r>
      <w:r>
        <w:fldChar w:fldCharType="end"/>
      </w:r>
      <w:r>
        <w:t xml:space="preserve">. Indeed, dopamine release may not even fully necessitate anything upstream of the dopaminergic varicosities as cholinergic stimulation in the striatum seems to be able to shunt release of dopamine </w:t>
      </w:r>
      <w:r>
        <w:fldChar w:fldCharType="begin" w:fldLock="1"/>
      </w:r>
      <w:r>
        <w:instrText>ADDIN CSL_CITATION {"citationItems":[{"id":"ITEM-1","itemData":{"DOI":"10.1038/s41386-019-0492-7","ISSN":"1740634X","PMID":"31462753","author":[{"dropping-particle":"","family":"Mohebi","given":"Ali","non-dropping-particle":"","parse-names":false,"suffix":""},{"dropping-particle":"","family":"Berke","given":"Joshua D.","non-dropping-particle":"","parse-names":false,"suffix":""}],"container-title":"Neuropsychopharmacology","id":"ITEM-1","issue":"1","issued":{"date-parts":[["2020"]]},"page":"220","title":"Dopamine release drives motivation, independently from dopamine cell firing","type":"article-journal","volume":"45"},"uris":["http://www.mendeley.com/documents/?uuid=35147cee-01ea-4ea1-b7db-2b628ed6fce0"]}],"mendeley":{"formattedCitation":"(Mohebi &amp; Berke, 2020)","plainTextFormattedCitation":"(Mohebi &amp; Berke, 2020)","previouslyFormattedCitation":"(Mohebi &amp; Berke, 2020)"},"properties":{"noteIndex":0},"schema":"https://github.com/citation-style-language/schema/raw/master/csl-citation.json"}</w:instrText>
      </w:r>
      <w:r>
        <w:fldChar w:fldCharType="separate"/>
      </w:r>
      <w:r w:rsidRPr="00664DCE">
        <w:rPr>
          <w:noProof/>
        </w:rPr>
        <w:t>(Mohebi &amp; Berke, 2020)</w:t>
      </w:r>
      <w:r>
        <w:fldChar w:fldCharType="end"/>
      </w:r>
      <w:r>
        <w:t>.</w:t>
      </w:r>
    </w:p>
  </w:footnote>
  <w:footnote w:id="12">
    <w:p w14:paraId="546EA6AC" w14:textId="77777777" w:rsidR="006C6BE6" w:rsidRDefault="006C6BE6" w:rsidP="000618AF">
      <w:pPr>
        <w:pStyle w:val="FootnoteText"/>
      </w:pPr>
      <w:r>
        <w:rPr>
          <w:rStyle w:val="FootnoteReference"/>
        </w:rPr>
        <w:footnoteRef/>
      </w:r>
      <w:r>
        <w:t xml:space="preserve"> This thesis was written in the autumn of 2020; the implications for taking findings from behavioural economics seriously should be obvious.</w:t>
      </w:r>
    </w:p>
  </w:footnote>
  <w:footnote w:id="13">
    <w:p w14:paraId="33FCFD29" w14:textId="651589A2" w:rsidR="006C6BE6" w:rsidRDefault="006C6BE6" w:rsidP="000618AF">
      <w:pPr>
        <w:pStyle w:val="FootnoteText"/>
      </w:pPr>
      <w:r>
        <w:rPr>
          <w:rStyle w:val="FootnoteReference"/>
        </w:rPr>
        <w:footnoteRef/>
      </w:r>
      <w:r>
        <w:t xml:space="preserve"> We consider that behavioural/experimental/neuroeconomics is still in </w:t>
      </w:r>
      <w:del w:id="34" w:author="Andreas Poehlmann" w:date="2021-01-18T21:03:00Z">
        <w:r w:rsidDel="00DE4D6D">
          <w:delText xml:space="preserve">it’s </w:delText>
        </w:r>
      </w:del>
      <w:ins w:id="35" w:author="Andreas Poehlmann" w:date="2021-01-18T21:03:00Z">
        <w:r w:rsidR="00DE4D6D">
          <w:t xml:space="preserve">its </w:t>
        </w:r>
      </w:ins>
      <w:r>
        <w:t>infancy and if we ever do find a Grand Unified Microeconomic Theory it will not be for many years</w:t>
      </w:r>
      <w:ins w:id="36" w:author="Andreas Poehlmann" w:date="2021-01-18T21:03:00Z">
        <w:r w:rsidR="00DE4D6D">
          <w:t xml:space="preserve"> (</w:t>
        </w:r>
        <w:r w:rsidR="00DE4D6D">
          <w:t>Noone will ever need more than 640kb of Ram)</w:t>
        </w:r>
      </w:ins>
    </w:p>
  </w:footnote>
  <w:footnote w:id="14">
    <w:p w14:paraId="0B88DE39" w14:textId="77777777" w:rsidR="006C6BE6" w:rsidRDefault="006C6BE6" w:rsidP="000618AF">
      <w:pPr>
        <w:pStyle w:val="FootnoteText"/>
      </w:pPr>
      <w:r>
        <w:rPr>
          <w:rStyle w:val="FootnoteReference"/>
        </w:rPr>
        <w:footnoteRef/>
      </w:r>
      <w:r>
        <w:t xml:space="preserve"> Amos Tversky died in 1996</w:t>
      </w:r>
    </w:p>
  </w:footnote>
  <w:footnote w:id="15">
    <w:p w14:paraId="1CC1D965" w14:textId="77777777" w:rsidR="006C6BE6" w:rsidRDefault="006C6BE6" w:rsidP="000618AF">
      <w:pPr>
        <w:pStyle w:val="FootnoteText"/>
      </w:pPr>
      <w:r>
        <w:rPr>
          <w:rStyle w:val="FootnoteReference"/>
        </w:rPr>
        <w:footnoteRef/>
      </w:r>
      <w:r>
        <w:t xml:space="preserve"> We only consider situations in which organisms choose between 2 options here for brevity. Of course, these tasks can be extended to choices between as many alternatives as an experimenter sees fit. Indeed, these might better capture the ethological choices made by organisms. </w:t>
      </w:r>
    </w:p>
  </w:footnote>
  <w:footnote w:id="16">
    <w:p w14:paraId="53BDC35E" w14:textId="77777777" w:rsidR="006C6BE6" w:rsidRPr="004D086E" w:rsidRDefault="006C6BE6" w:rsidP="000618AF">
      <w:pPr>
        <w:rPr>
          <w:sz w:val="20"/>
          <w:szCs w:val="20"/>
        </w:rPr>
      </w:pPr>
      <w:r w:rsidRPr="004D086E">
        <w:rPr>
          <w:rStyle w:val="FootnoteCharacters"/>
          <w:rFonts w:ascii="Calibri" w:hAnsi="Calibri"/>
          <w:sz w:val="20"/>
          <w:szCs w:val="20"/>
        </w:rPr>
        <w:footnoteRef/>
      </w:r>
      <w:r w:rsidRPr="004D086E">
        <w:rPr>
          <w:sz w:val="20"/>
          <w:szCs w:val="20"/>
        </w:rPr>
        <w:t xml:space="preserve"> A simple game of this type can be modelled with two suitors where the 'winner' of the more beautiful bride offered has to pay the second price to the loser (second prices pop up in the most unexpected places!). This auction paradigm can be shown </w:t>
      </w:r>
      <w:r w:rsidRPr="004D086E">
        <w:rPr>
          <w:sz w:val="20"/>
          <w:szCs w:val="20"/>
        </w:rPr>
        <w:fldChar w:fldCharType="begin" w:fldLock="1"/>
      </w:r>
      <w:r w:rsidRPr="004D086E">
        <w:rPr>
          <w:sz w:val="20"/>
          <w:szCs w:val="20"/>
        </w:rPr>
        <w:instrText>ADDIN CSL_CITATION {"citationItems":[{"id":"ITEM-1","itemData":{"DOI":"10.1016/j.geb.2011.07.004","ISSN":"08998256","abstract":"The Babylonian bridal auction, described by Herodotus, is regarded as one of the earliest uses of an auction in history. Yet, to our knowledge, the literature lacks a formal equilibrium analysis of this auction. We provide such an analysis for the two-player case with complete and incomplete information, and in so doing identify what we call the \"Herodotus paradox\". © 2011 Elsevier Inc.","author":[{"dropping-particle":"","family":"Baye","given":"Michael R.","non-dropping-particle":"","parse-names":false,"suffix":""},{"dropping-particle":"","family":"Kovenock","given":"Dan","non-dropping-particle":"","parse-names":false,"suffix":""},{"dropping-particle":"","family":"Vries","given":"Casper G.","non-dropping-particle":"de","parse-names":false,"suffix":""}],"container-title":"Games and Economic Behavior","id":"ITEM-1","issue":"1","issued":{"date-parts":[["2012"]]},"page":"399-406","title":"The Herodotus paradox","type":"article-journal","volume":"74"},"uris":["http://www.mendeley.com/documents/?uuid=47ed6cc3-40eb-42ed-9bbf-5c9f4005c6bc"]}],"mendeley":{"formattedCitation":"(Baye et al., 2012)","plainTextFormattedCitation":"(Baye et al., 2012)","previouslyFormattedCitation":"(Baye et al., 2012)"},"properties":{"noteIndex":0},"schema":"https://github.com/citation-style-language/schema/raw/master/csl-citation.json"}</w:instrText>
      </w:r>
      <w:r w:rsidRPr="004D086E">
        <w:rPr>
          <w:sz w:val="20"/>
          <w:szCs w:val="20"/>
        </w:rPr>
        <w:fldChar w:fldCharType="separate"/>
      </w:r>
      <w:r w:rsidRPr="004D086E">
        <w:rPr>
          <w:noProof/>
          <w:sz w:val="20"/>
          <w:szCs w:val="20"/>
        </w:rPr>
        <w:t>(Baye et al., 2012)</w:t>
      </w:r>
      <w:r w:rsidRPr="004D086E">
        <w:rPr>
          <w:sz w:val="20"/>
          <w:szCs w:val="20"/>
        </w:rPr>
        <w:fldChar w:fldCharType="end"/>
      </w:r>
      <w:r w:rsidRPr="004D086E">
        <w:rPr>
          <w:sz w:val="20"/>
          <w:szCs w:val="20"/>
        </w:rPr>
        <w:t xml:space="preserve"> to lead to similar results as </w:t>
      </w:r>
      <w:r w:rsidRPr="004D086E">
        <w:rPr>
          <w:sz w:val="20"/>
          <w:szCs w:val="20"/>
        </w:rPr>
        <w:fldChar w:fldCharType="begin" w:fldLock="1"/>
      </w:r>
      <w:r w:rsidRPr="004D086E">
        <w:rPr>
          <w:sz w:val="20"/>
          <w:szCs w:val="20"/>
        </w:rPr>
        <w:instrText>ADDIN CSL_CITATION {"citationItems":[{"id":"ITEM-1","itemData":{"DOI":"10.2307/2229682","ISSN":"00129976","author":[{"dropping-particle":"","family":"Bhattacharyya","given":"Sugato","non-dropping-particle":"","parse-names":false,"suffix":""},{"dropping-particle":"","family":"Lipman","given":"Barton L.","non-dropping-particle":"","parse-names":false,"suffix":""}],"container-title":"Economic and Political Weekly","id":"ITEM-1","issued":{"date-parts":[["1995"]]},"page":"469-494","title":"Ex Ante versus Interim Rationality and the Existence of Bubbles","type":"article-journal","volume":"6"},"uris":["http://www.mendeley.com/documents/?uuid=9149dc0e-1ff3-4c1b-b91c-cb5b9176df4f"]}],"mendeley":{"formattedCitation":"(Bhattacharyya &amp; Lipman, 1995)","manualFormatting":"Bhattacharyya &amp; Lipman, 1995","plainTextFormattedCitation":"(Bhattacharyya &amp; Lipman, 1995)","previouslyFormattedCitation":"(Bhattacharyya &amp; Lipman, 1995)"},"properties":{"noteIndex":0},"schema":"https://github.com/citation-style-language/schema/raw/master/csl-citation.json"}</w:instrText>
      </w:r>
      <w:r w:rsidRPr="004D086E">
        <w:rPr>
          <w:sz w:val="20"/>
          <w:szCs w:val="20"/>
        </w:rPr>
        <w:fldChar w:fldCharType="separate"/>
      </w:r>
      <w:r w:rsidRPr="004D086E">
        <w:rPr>
          <w:noProof/>
          <w:sz w:val="20"/>
          <w:szCs w:val="20"/>
        </w:rPr>
        <w:t>Bhattacharyya &amp; Lipman, 1995</w:t>
      </w:r>
      <w:r w:rsidRPr="004D086E">
        <w:rPr>
          <w:sz w:val="20"/>
          <w:szCs w:val="20"/>
        </w:rPr>
        <w:fldChar w:fldCharType="end"/>
      </w:r>
      <w:r w:rsidRPr="004D086E">
        <w:rPr>
          <w:sz w:val="20"/>
          <w:szCs w:val="20"/>
        </w:rPr>
        <w:t xml:space="preserve"> that traders who know they are following symmetric strategies might both have a positive expected value of their mixed strategy even as they understand that only </w:t>
      </w:r>
      <w:r w:rsidRPr="004D086E">
        <w:rPr>
          <w:i/>
          <w:iCs/>
          <w:sz w:val="20"/>
          <w:szCs w:val="20"/>
        </w:rPr>
        <w:t>on</w:t>
      </w:r>
      <w:r w:rsidRPr="004D086E">
        <w:rPr>
          <w:sz w:val="20"/>
          <w:szCs w:val="20"/>
        </w:rPr>
        <w:t>e of them can actually make a profit on a trade. Because trades and bridal prices are unbounded, each player's expected utility is not integrable with respect to the joint distribution of possible mixed strategies, and no Nash equilibrium can be found.</w:t>
      </w:r>
    </w:p>
  </w:footnote>
  <w:footnote w:id="17">
    <w:p w14:paraId="31FCD886" w14:textId="77777777" w:rsidR="006C6BE6" w:rsidRDefault="006C6BE6" w:rsidP="000618AF">
      <w:pPr>
        <w:pStyle w:val="FootnoteText"/>
      </w:pPr>
      <w:r>
        <w:rPr>
          <w:rStyle w:val="FootnoteCharacters"/>
          <w:rFonts w:ascii="Calibri" w:hAnsi="Calibri"/>
        </w:rPr>
        <w:footnoteRef/>
      </w:r>
      <w:r>
        <w:t xml:space="preserve"> The second Caesar of the 'Year of Five Emperors' (not to be confused with the 'Year of Four Emperors' [69AD], nor the 'Year of the Six Emperors' [238AD]).</w:t>
      </w:r>
    </w:p>
    <w:p w14:paraId="4C0B4B52" w14:textId="77777777" w:rsidR="006C6BE6" w:rsidRDefault="006C6BE6" w:rsidP="000618AF">
      <w:pPr>
        <w:pStyle w:val="FootnoteText"/>
      </w:pPr>
    </w:p>
  </w:footnote>
  <w:footnote w:id="18">
    <w:p w14:paraId="68555CEE" w14:textId="77777777" w:rsidR="006C6BE6" w:rsidRDefault="006C6BE6" w:rsidP="000618AF">
      <w:pPr>
        <w:pStyle w:val="FootnoteText"/>
      </w:pPr>
      <w:r>
        <w:rPr>
          <w:rStyle w:val="FootnoteCharacters"/>
          <w:rFonts w:ascii="Calibri" w:hAnsi="Calibri"/>
        </w:rPr>
        <w:footnoteRef/>
      </w:r>
      <w:r>
        <w:t xml:space="preserve"> The Bank of England only began gilt auctions in 1987 </w:t>
      </w:r>
      <w:r>
        <w:fldChar w:fldCharType="begin" w:fldLock="1"/>
      </w:r>
      <w:r>
        <w:instrText>ADDIN CSL_CITATION {"citationItems":[{"id":"ITEM-1","itemData":{"container-title":"Bank of England Quarterly Bulletin","id":"ITEM-1","issued":{"date-parts":[["1987"]]},"title":"The gilt-edged market : auctions","type":"article-journal"},"uris":["http://www.mendeley.com/documents/?uuid=0135aca1-c7c8-46d9-9bc0-9269c90af7e1"]}],"mendeley":{"formattedCitation":"(“The Gilt-Edged Market : Auctions,” 1987)","plainTextFormattedCitation":"(“The Gilt-Edged Market : Auctions,” 1987)","previouslyFormattedCitation":"(“The Gilt-Edged Market : Auctions,” 1987)"},"properties":{"noteIndex":0},"schema":"https://github.com/citation-style-language/schema/raw/master/csl-citation.json"}</w:instrText>
      </w:r>
      <w:r>
        <w:fldChar w:fldCharType="separate"/>
      </w:r>
      <w:r w:rsidRPr="001124B2">
        <w:rPr>
          <w:noProof/>
        </w:rPr>
        <w:t>(“The Gilt-Edged Market : Auctions,” 1987)</w:t>
      </w:r>
      <w:r>
        <w:fldChar w:fldCharType="end"/>
      </w:r>
      <w:r>
        <w:t>.</w:t>
      </w:r>
    </w:p>
  </w:footnote>
  <w:footnote w:id="19">
    <w:p w14:paraId="2DDB15FE" w14:textId="77777777" w:rsidR="006C6BE6" w:rsidRDefault="006C6BE6" w:rsidP="000618AF">
      <w:pPr>
        <w:pStyle w:val="FootnoteText"/>
      </w:pPr>
      <w:r>
        <w:rPr>
          <w:rStyle w:val="FootnoteCharacters"/>
          <w:rFonts w:ascii="Calibri" w:hAnsi="Calibri"/>
        </w:rPr>
        <w:footnoteRef/>
      </w:r>
      <w:r>
        <w:t xml:space="preserve"> Bazerman and Samuelson empirically tested this winner’s curse in first price auctions, getting MBA graduate students to bet on the value of a jar filled with nickels. On average, winning bids are roughly 25% greater than the value of the coins being bid for </w:t>
      </w:r>
      <w:r>
        <w:fldChar w:fldCharType="begin" w:fldLock="1"/>
      </w:r>
      <w:r>
        <w:instrText>ADDIN CSL_CITATION {"citationItems":[{"id":"ITEM-1","itemData":{"author":[{"dropping-particle":"","family":"Bazerman","given":"M. H.","non-dropping-particle":"","parse-names":false,"suffix":""},{"dropping-particle":"","family":"Samuelson","given":"W. F.","non-dropping-particle":"","parse-names":false,"suffix":""}],"container-title":"Journal of Conflict Resolution","id":"ITEM-1","issue":"4","issued":{"date-parts":[["1983"]]},"page":"618-634","title":"I won the auction but don't want the prize","type":"article-journal","volume":"27"},"uris":["http://www.mendeley.com/documents/?uuid=7b74c03c-f445-48de-ac43-4449a40122c5"]}],"mendeley":{"formattedCitation":"(Bazerman &amp; Samuelson, 1983)","plainTextFormattedCitation":"(Bazerman &amp; Samuelson, 1983)","previouslyFormattedCitation":"(Bazerman &amp; Samuelson, 1983)"},"properties":{"noteIndex":0},"schema":"https://github.com/citation-style-language/schema/raw/master/csl-citation.json"}</w:instrText>
      </w:r>
      <w:r>
        <w:fldChar w:fldCharType="separate"/>
      </w:r>
      <w:r w:rsidRPr="00BB15B0">
        <w:rPr>
          <w:noProof/>
        </w:rPr>
        <w:t>(Bazerman &amp; Samuelson, 1983)</w:t>
      </w:r>
      <w:r>
        <w:fldChar w:fldCharType="end"/>
      </w:r>
      <w:r>
        <w:t>.</w:t>
      </w:r>
    </w:p>
  </w:footnote>
  <w:footnote w:id="20">
    <w:p w14:paraId="48E76A98" w14:textId="77777777" w:rsidR="006C6BE6" w:rsidRDefault="006C6BE6" w:rsidP="000618AF">
      <w:pPr>
        <w:pStyle w:val="FootnoteText"/>
      </w:pPr>
      <w:r>
        <w:rPr>
          <w:rStyle w:val="FootnoteCharacters"/>
          <w:rFonts w:ascii="Calibri" w:hAnsi="Calibri"/>
        </w:rPr>
        <w:footnoteRef/>
      </w:r>
      <w:r>
        <w:t xml:space="preserve"> As with much of microeconomics, this finding has a few assumptions which can be violated. </w:t>
      </w:r>
      <w:r>
        <w:t xml:space="preserve">Maskin and Riley showed that theoretically this ordinal ranking of auction mechanisms can be reversed if bidders are risk-averse </w:t>
      </w:r>
      <w:r>
        <w:fldChar w:fldCharType="begin" w:fldLock="1"/>
      </w:r>
      <w:r>
        <w:instrText>ADDIN CSL_CITATION {"citationItems":[{"id":"ITEM-1","itemData":{"author":[{"dropping-particle":"","family":"Maskin","given":"Eric","non-dropping-particle":"","parse-names":false,"suffix":""},{"dropping-particle":"","family":"Riley","given":"John","non-dropping-particle":"","parse-names":false,"suffix":""}],"container-title":"Econometrica","id":"ITEM-1","issue":"6","issued":{"date-parts":[["1984"]]},"page":"1473-1518","title":"Optimal Auctions with Risk Averse Buyers","type":"article-journal","volume":"52"},"uris":["http://www.mendeley.com/documents/?uuid=83425b09-fad9-46bc-bcb8-685dd54dc6c6"]}],"mendeley":{"formattedCitation":"(Maskin &amp; Riley, 1984)","plainTextFormattedCitation":"(Maskin &amp; Riley, 1984)","previouslyFormattedCitation":"(Maskin &amp; Riley, 1984)"},"properties":{"noteIndex":0},"schema":"https://github.com/citation-style-language/schema/raw/master/csl-citation.json"}</w:instrText>
      </w:r>
      <w:r>
        <w:fldChar w:fldCharType="separate"/>
      </w:r>
      <w:r w:rsidRPr="001001D6">
        <w:rPr>
          <w:noProof/>
        </w:rPr>
        <w:t>(Maskin &amp; Riley, 1984)</w:t>
      </w:r>
      <w:r>
        <w:fldChar w:fldCharType="end"/>
      </w:r>
      <w:r>
        <w:t xml:space="preserve">. </w:t>
      </w:r>
    </w:p>
    <w:p w14:paraId="70F12155" w14:textId="77777777" w:rsidR="006C6BE6" w:rsidRDefault="006C6BE6" w:rsidP="000618AF">
      <w:pPr>
        <w:pStyle w:val="FootnoteText"/>
      </w:pPr>
    </w:p>
  </w:footnote>
  <w:footnote w:id="21">
    <w:p w14:paraId="6D98AB18" w14:textId="77777777" w:rsidR="006C6BE6" w:rsidRDefault="006C6BE6" w:rsidP="000618AF">
      <w:pPr>
        <w:pStyle w:val="FootnoteText"/>
      </w:pPr>
      <w:r>
        <w:rPr>
          <w:rStyle w:val="FootnoteCharacters"/>
          <w:rFonts w:ascii="Calibri" w:hAnsi="Calibri"/>
        </w:rPr>
        <w:footnoteRef/>
      </w:r>
      <w:r>
        <w:t xml:space="preserve"> In one particularly famous case, a group of dentists won the rights to spectrum in Cape Cod, </w:t>
      </w:r>
      <w:r>
        <w:t xml:space="preserve">Masachussettes which they then sold onto Southwestern Bell Telecommunications for $41million profit </w:t>
      </w:r>
      <w:r>
        <w:fldChar w:fldCharType="begin" w:fldLock="1"/>
      </w:r>
      <w:r>
        <w:instrText>ADDIN CSL_CITATION {"citationItems":[{"id":"ITEM-1","itemData":{"author":[{"dropping-particle":"","family":"McMillan","given":"John","non-dropping-particle":"","parse-names":false,"suffix":""}],"container-title":"W. W. Norton &amp; Company","id":"ITEM-1","issued":{"date-parts":[["2009"]]},"page":"1-289","title":"Reinventing the Bazaar: A Natural History of Markets","type":"article-journal"},"uris":["http://www.mendeley.com/documents/?uuid=69c13b98-7fed-4d43-8a99-e5c9db8c6c4b"]}],"mendeley":{"formattedCitation":"(McMillan, 2009)","plainTextFormattedCitation":"(McMillan, 2009)","previouslyFormattedCitation":"(McMillan, 2009)"},"properties":{"noteIndex":0},"schema":"https://github.com/citation-style-language/schema/raw/master/csl-citation.json"}</w:instrText>
      </w:r>
      <w:r>
        <w:fldChar w:fldCharType="separate"/>
      </w:r>
      <w:r w:rsidRPr="00255548">
        <w:rPr>
          <w:noProof/>
        </w:rPr>
        <w:t>(McMillan, 2009)</w:t>
      </w:r>
      <w:r>
        <w:fldChar w:fldCharType="end"/>
      </w:r>
      <w:r>
        <w:t>.</w:t>
      </w:r>
    </w:p>
  </w:footnote>
  <w:footnote w:id="22">
    <w:p w14:paraId="11BB1997" w14:textId="77777777" w:rsidR="006C6BE6" w:rsidRDefault="006C6BE6" w:rsidP="00BF3195">
      <w:pPr>
        <w:pStyle w:val="FootnoteText"/>
      </w:pPr>
      <w:r>
        <w:rPr>
          <w:rStyle w:val="FootnoteReference"/>
        </w:rPr>
        <w:footnoteRef/>
      </w:r>
      <w:r>
        <w:t xml:space="preserve"> This framing in this thesis of most, if not all, of conscious human behaviour as making economic choices is partly done for hyperbole and may be contentious, but is not in itself </w:t>
      </w:r>
      <w:r>
        <w:rPr>
          <w:i/>
          <w:iCs/>
        </w:rPr>
        <w:t>wrong</w:t>
      </w:r>
      <w:r>
        <w:t xml:space="preserve">. ‘Economic imperialism’ has regularly claimed all purposeful (human) behaviour as under the field of economics (see </w:t>
      </w:r>
      <w:r>
        <w:fldChar w:fldCharType="begin" w:fldLock="1"/>
      </w:r>
      <w:r>
        <w:instrText>ADDIN CSL_CITATION {"citationItems":[{"id":"ITEM-1","itemData":{"author":[{"dropping-particle":"","family":"Stigler","given":"George J.","non-dropping-particle":"","parse-names":false,"suffix":""}],"container-title":"The Scandinavian Journal of Economics","id":"ITEM-1","issue":"3","issued":{"date-parts":[["1984"]]},"page":"301-313","title":"Economics: The Imperial Science?","type":"article-journal","volume":"86"},"uris":["http://www.mendeley.com/documents/?uuid=42dec0ea-235f-4445-9145-7c797154c228"]}],"mendeley":{"formattedCitation":"(Stigler, 1984)","manualFormatting":"Stigler, 1984)","plainTextFormattedCitation":"(Stigler, 1984)","previouslyFormattedCitation":"(Stigler, 1984)"},"properties":{"noteIndex":0},"schema":"https://github.com/citation-style-language/schema/raw/master/csl-citation.json"}</w:instrText>
      </w:r>
      <w:r>
        <w:fldChar w:fldCharType="separate"/>
      </w:r>
      <w:r w:rsidRPr="00DE4B05">
        <w:rPr>
          <w:noProof/>
        </w:rPr>
        <w:t>Stigler, 1984)</w:t>
      </w:r>
      <w:r>
        <w:fldChar w:fldCharType="end"/>
      </w:r>
      <w:r>
        <w:t xml:space="preserve">. If all behaviour is economic, we find it amusing to wonder why so little is written on the ‘psychological/ethological imperialism’ of the minds that perform these choices, or even a ‘neuroscientific imperialism’ of the brain which must surely create those minds (for a more thorough and considerate discussion of the idea see </w:t>
      </w:r>
      <w:r>
        <w:fldChar w:fldCharType="begin" w:fldLock="1"/>
      </w:r>
      <w:r>
        <w:instrText>ADDIN CSL_CITATION {"citationItems":[{"id":"ITEM-1","itemData":{"author":[{"dropping-particle":"","family":"Bujold","given":"Philipe Mathurin","non-dropping-particle":"","parse-names":false,"suffix":""}],"container-title":"Doctoral Thesis","id":"ITEM-1","issued":{"date-parts":[["2019"]]},"title":"Adaptive Economics: A neuroethological approach to the study of preferences, biases, and choice","type":"article-journal"},"uris":["http://www.mendeley.com/documents/?uuid=7bd92005-4e00-4ccd-9f32-0941b6095e06"]}],"mendeley":{"formattedCitation":"(Bujold, 2019)","manualFormatting":"Bujold, 2019)","plainTextFormattedCitation":"(Bujold, 2019)","previouslyFormattedCitation":"(Bujold, 2019)"},"properties":{"noteIndex":0},"schema":"https://github.com/citation-style-language/schema/raw/master/csl-citation.json"}</w:instrText>
      </w:r>
      <w:r>
        <w:fldChar w:fldCharType="separate"/>
      </w:r>
      <w:r w:rsidRPr="00C87A91">
        <w:rPr>
          <w:noProof/>
        </w:rPr>
        <w:t>Bujold, 2019)</w:t>
      </w:r>
      <w:r>
        <w:fldChar w:fldCharType="end"/>
      </w:r>
      <w:r>
        <w:t>.</w:t>
      </w:r>
    </w:p>
    <w:p w14:paraId="51D16A88" w14:textId="77777777" w:rsidR="006C6BE6" w:rsidRPr="00DE4B05" w:rsidRDefault="006C6BE6" w:rsidP="00BF3195">
      <w:pPr>
        <w:pStyle w:val="FootnoteText"/>
      </w:pPr>
      <w:r>
        <w:t xml:space="preserve"> </w:t>
      </w:r>
    </w:p>
  </w:footnote>
  <w:footnote w:id="23">
    <w:p w14:paraId="69F0B17B" w14:textId="77777777" w:rsidR="006C6BE6" w:rsidRPr="002A145F" w:rsidRDefault="006C6BE6" w:rsidP="00BF3195">
      <w:pPr>
        <w:pStyle w:val="FootnoteText"/>
      </w:pPr>
      <w:r>
        <w:rPr>
          <w:rStyle w:val="FootnoteReference"/>
        </w:rPr>
        <w:footnoteRef/>
      </w:r>
      <w:r>
        <w:t xml:space="preserve"> Throughout the main text of the thesis, we try to only refer to ‘utility’ as the quantity maximised by our monkey’s making economic choices. Here we break from that somewhat and talk about ‘value’ to fit with the literature we will be discussing, and also because we want to use this appendix to digress and discuss the ideal of ‘value’ rather than observed measurements of ‘utility’</w:t>
      </w:r>
    </w:p>
  </w:footnote>
  <w:footnote w:id="24">
    <w:p w14:paraId="51D59FDD" w14:textId="77777777" w:rsidR="006C6BE6" w:rsidRPr="004D2CCE" w:rsidRDefault="006C6BE6" w:rsidP="00BF3195">
      <w:pPr>
        <w:pStyle w:val="FootnoteText"/>
        <w:rPr>
          <w:i/>
          <w:iCs/>
        </w:rPr>
      </w:pPr>
      <w:r>
        <w:rPr>
          <w:rStyle w:val="FootnoteReference"/>
        </w:rPr>
        <w:footnoteRef/>
      </w:r>
      <w:r>
        <w:t xml:space="preserve"> Though we prefer a simpler statement misquoted from a Clint Black song:</w:t>
      </w:r>
      <w:r>
        <w:br/>
      </w:r>
      <w:r>
        <w:rPr>
          <w:i/>
          <w:iCs/>
        </w:rPr>
        <w:t>“[value] isn’t something [an object] has; it’s something that we do”</w:t>
      </w:r>
      <w:r>
        <w:t>.</w:t>
      </w:r>
    </w:p>
  </w:footnote>
  <w:footnote w:id="25">
    <w:p w14:paraId="0B62B582" w14:textId="77777777" w:rsidR="006C6BE6" w:rsidRDefault="006C6BE6" w:rsidP="00BF3195">
      <w:pPr>
        <w:pStyle w:val="FootnoteText"/>
      </w:pPr>
      <w:r>
        <w:rPr>
          <w:rStyle w:val="FootnoteReference"/>
        </w:rPr>
        <w:footnoteRef/>
      </w:r>
      <w:r>
        <w:t xml:space="preserve"> For a more recent review of the idea and criticism that goes beyond this appendix, see </w:t>
      </w:r>
      <w:r>
        <w:fldChar w:fldCharType="begin" w:fldLock="1"/>
      </w:r>
      <w:r>
        <w:instrText>ADDIN CSL_CITATION {"citationItems":[{"id":"ITEM-1","itemData":{"DOI":"10.1016/B978-0-12-416008-8.00018-8","ISBN":"9780124160088","abstract":"This chapter discusses how different forms of outcome utility are embedded in brain systems. Experienced utility, the actual pleasure of an outcome when received, is encoded by a neural activations in a network that includes limbic prefrontal cortex as well as deep brain structures below the cortex, but it is possible that causal generation of experienced utility, in the form of intense pleasures, may be more restricted to small hotspots within the deeper structures. Decision utility, manifested in choices to pursue or consume an outcome, is influenced by additional factors, including memories of past experienced utility resulting from outcomes (remembered utility), and predictions or beliefs about how good experienced utilities are likely to be in future (anticipated/predicted utility). Brain circuitry for decision utility can be separated to a degree from circuitry for experienced utility, and the brain mesolimbic dopamine system is one component that is especially important to decision utility as a mechanism for making choices. However, there is some controversy in the field today concerning the precise role of dopamine in decisions. One common view has been that mesolimbic dopamine influences choice by mediating learning and predicted utility (as teaching signal and prediction error), acting as an input to decision utility. An alternative view is that mesolimbic dopamine instead more purely mediates decision utility directly (as incentive salience or 'wanting'), being able to depart from learned or remembered utilities, and not necessary for reward learning or predictions. Berridge and O'Doherty favor different sides in this dopamine controversy, and so the authors here distill those different views into a brief debate. Finally, the relations among brain systems for various utilities opens up interaction possibilities that sometimes lead to irrational choices. These include 'wanting' a particular outcome whether or not that outcome turns out to be actually 'liked'. That phenomenon is particularly vivid in addiction but also may occur to some degree in ordinary life. © 2014 Elsevier Inc. All rights reserved.","author":[{"dropping-particle":"","family":"Berridge","given":"Kent C.","non-dropping-particle":"","parse-names":false,"suffix":""},{"dropping-particle":"","family":"O'Doherty","given":"John P.","non-dropping-particle":"","parse-names":false,"suffix":""}],"container-title":"Neuroeconomics: Decision Making and the Brain: Second Edition","id":"ITEM-1","issued":{"date-parts":[["2013"]]},"number-of-pages":"335-351","publisher":"Elsevier Inc.","title":"From Experienced Utility to Decision Utility","type":"book"},"uris":["http://www.mendeley.com/documents/?uuid=4cfafbd4-523f-4aad-a435-7266c94d032e"]}],"mendeley":{"formattedCitation":"(Berridge &amp; O’Doherty, 2013)","manualFormatting":"Berridge &amp; O’Doherty, 2013","plainTextFormattedCitation":"(Berridge &amp; O’Doherty, 2013)","previouslyFormattedCitation":"(Berridge &amp; O’Doherty, 2013)"},"properties":{"noteIndex":0},"schema":"https://github.com/citation-style-language/schema/raw/master/csl-citation.json"}</w:instrText>
      </w:r>
      <w:r>
        <w:fldChar w:fldCharType="separate"/>
      </w:r>
      <w:r w:rsidRPr="007667E6">
        <w:rPr>
          <w:noProof/>
        </w:rPr>
        <w:t>Berridge &amp; O’Doherty, 2013</w:t>
      </w:r>
      <w:r>
        <w:fldChar w:fldCharType="end"/>
      </w:r>
      <w:r>
        <w:t>.</w:t>
      </w:r>
    </w:p>
  </w:footnote>
  <w:footnote w:id="26">
    <w:p w14:paraId="64D9F5FF" w14:textId="77777777" w:rsidR="006C6BE6" w:rsidRDefault="006C6BE6" w:rsidP="00BF3195">
      <w:pPr>
        <w:pStyle w:val="FootnoteText"/>
      </w:pPr>
      <w:r>
        <w:rPr>
          <w:rStyle w:val="FootnoteReference"/>
        </w:rPr>
        <w:footnoteRef/>
      </w:r>
      <w:r>
        <w:t xml:space="preserve"> This section is predominantly guided by the </w:t>
      </w:r>
      <w:r>
        <w:t xml:space="preserve">Juechems &amp; Summerfield paper, in turn built upon a human fMRI paper which focus on the cortex. See </w:t>
      </w:r>
      <w:r>
        <w:fldChar w:fldCharType="begin" w:fldLock="1"/>
      </w:r>
      <w:r>
        <w:instrText>ADDIN CSL_CITATION {"citationItems":[{"id":"ITEM-1","itemData":{"author":[{"dropping-particle":"","family":"Bogacz","given":"Rafal","non-dropping-particle":"","parse-names":false,"suffix":""}],"container-title":"eLife","id":"ITEM-1","issued":{"date-parts":[["2020"]]},"page":"1-33","title":"Dopamine role in learning and action inference","type":"article-journal"},"uris":["http://www.mendeley.com/documents/?uuid=51bf75fe-c969-4ee7-8bda-b600b964e2c6"]}],"mendeley":{"formattedCitation":"(Bogacz, 2020)","manualFormatting":"Bogacz, 2020","plainTextFormattedCitation":"(Bogacz, 2020)","previouslyFormattedCitation":"(Bogacz, 2020)"},"properties":{"noteIndex":0},"schema":"https://github.com/citation-style-language/schema/raw/master/csl-citation.json"}</w:instrText>
      </w:r>
      <w:r>
        <w:fldChar w:fldCharType="separate"/>
      </w:r>
      <w:r w:rsidRPr="008E32A3">
        <w:rPr>
          <w:noProof/>
        </w:rPr>
        <w:t>Bogacz, 2020</w:t>
      </w:r>
      <w:r>
        <w:fldChar w:fldCharType="end"/>
      </w:r>
      <w:r>
        <w:t xml:space="preserve"> for an interpretation of dopaminergic neurons in this context.</w:t>
      </w:r>
    </w:p>
  </w:footnote>
  <w:footnote w:id="27">
    <w:p w14:paraId="18BF1334" w14:textId="77777777" w:rsidR="006C6BE6" w:rsidRDefault="006C6BE6" w:rsidP="00BF3195">
      <w:pPr>
        <w:pStyle w:val="FootnoteText"/>
      </w:pPr>
      <w:r>
        <w:rPr>
          <w:rStyle w:val="FootnoteReference"/>
        </w:rPr>
        <w:footnoteRef/>
      </w:r>
      <w:r>
        <w:t xml:space="preserve"> An example chosen as recent work has extended this ‘efficient coding hypothesis’ into the domain of experiments studying the behaviour of participants in an economic decision making setting </w:t>
      </w:r>
      <w:r>
        <w:fldChar w:fldCharType="begin" w:fldLock="1"/>
      </w:r>
      <w:r>
        <w:instrText>ADDIN CSL_CITATION {"citationItems":[{"id":"ITEM-1","itemData":{"DOI":"10.1038/s41593-018-0292-0","ISSN":"1546-1726","author":[{"dropping-particle":"","family":"Polanía","given":"Rafael","non-dropping-particle":"","parse-names":false,"suffix":""},{"dropping-particle":"","family":"Woodford","given":"Michael","non-dropping-particle":"","parse-names":false,"suffix":""},{"dropping-particle":"","family":"Ruff","given":"Christian C","non-dropping-particle":"","parse-names":false,"suffix":""}],"container-title":"Nature Neuroscience","id":"ITEM-1","issue":"January","issued":{"date-parts":[["2019"]]},"publisher":"Springer US","title":"Efficient coding of subjective value","type":"article-journal","volume":"22"},"uris":["http://www.mendeley.com/documents/?uuid=ab3088f5-21d8-4131-9734-d3991c2aba3c"]}],"mendeley":{"formattedCitation":"(Polanía et al., 2019)","plainTextFormattedCitation":"(Polanía et al., 2019)","previouslyFormattedCitation":"(Polanía et al., 2019)"},"properties":{"noteIndex":0},"schema":"https://github.com/citation-style-language/schema/raw/master/csl-citation.json"}</w:instrText>
      </w:r>
      <w:r>
        <w:fldChar w:fldCharType="separate"/>
      </w:r>
      <w:r w:rsidRPr="008F2AA4">
        <w:rPr>
          <w:noProof/>
        </w:rPr>
        <w:t>(Polanía et al., 2019)</w:t>
      </w:r>
      <w:r>
        <w:fldChar w:fldCharType="end"/>
      </w:r>
      <w:r>
        <w:t>.</w:t>
      </w:r>
    </w:p>
  </w:footnote>
  <w:footnote w:id="28">
    <w:p w14:paraId="75506404" w14:textId="77777777" w:rsidR="006C6BE6" w:rsidRDefault="006C6BE6" w:rsidP="00BF3195">
      <w:pPr>
        <w:pStyle w:val="FootnoteText"/>
      </w:pPr>
      <w:r>
        <w:rPr>
          <w:rStyle w:val="FootnoteReference"/>
        </w:rPr>
        <w:footnoteRef/>
      </w:r>
      <w:r>
        <w:t xml:space="preserve"> For the sake of argument, ignoring altruistic sacrifices but we can also assume these are done to pass on similar genes in the beneficiary population.</w:t>
      </w:r>
    </w:p>
  </w:footnote>
  <w:footnote w:id="29">
    <w:p w14:paraId="2819DB26" w14:textId="77777777" w:rsidR="006C6BE6" w:rsidRDefault="006C6BE6" w:rsidP="00BF3195">
      <w:pPr>
        <w:pStyle w:val="FootnoteText"/>
      </w:pPr>
      <w:r>
        <w:rPr>
          <w:rStyle w:val="FootnoteReference"/>
        </w:rPr>
        <w:footnoteRef/>
      </w:r>
      <w:r>
        <w:t xml:space="preserve"> Obviously an anthropomorphism.</w:t>
      </w:r>
    </w:p>
  </w:footnote>
  <w:footnote w:id="30">
    <w:p w14:paraId="02F917A7" w14:textId="77777777" w:rsidR="006C6BE6" w:rsidRDefault="006C6BE6" w:rsidP="00BF3195">
      <w:pPr>
        <w:pStyle w:val="FootnoteText"/>
      </w:pPr>
      <w:r>
        <w:rPr>
          <w:rStyle w:val="FootnoteReference"/>
        </w:rPr>
        <w:footnoteRef/>
      </w:r>
      <w:r>
        <w:t xml:space="preserve"> For the sake of brevity this argument ignores the evidence </w:t>
      </w:r>
    </w:p>
  </w:footnote>
  <w:footnote w:id="31">
    <w:p w14:paraId="290D02CA" w14:textId="77777777" w:rsidR="006C6BE6" w:rsidRDefault="006C6BE6" w:rsidP="00BF3195">
      <w:pPr>
        <w:pStyle w:val="FootnoteText"/>
      </w:pPr>
      <w:r>
        <w:rPr>
          <w:rStyle w:val="FootnoteReference"/>
        </w:rPr>
        <w:footnoteRef/>
      </w:r>
      <w:r>
        <w:t xml:space="preserve"> Two caveats. Firstly, the mechanisms by which value is learnt in conditioning is not necessarily the same as how values are compared in economic choice behaviour. Secondly, it is rivalled by progress understanding episodic memory consolidation and retrieval in the mammalian hippocampus. See </w:t>
      </w:r>
      <w:r>
        <w:fldChar w:fldCharType="begin" w:fldLock="1"/>
      </w:r>
      <w:r>
        <w:instrText>ADDIN CSL_CITATION {"citationItems":[{"id":"ITEM-1","itemData":{"DOI":"10.1016/j.conb.2015.07.009","author":[{"dropping-particle":"","family":"Tonegawa","given":"Susumu","non-dropping-particle":"","parse-names":false,"suffix":""},{"dropping-particle":"","family":"Pignatelli","given":"Michele","non-dropping-particle":"","parse-names":false,"suffix":""},{"dropping-particle":"","family":"Roy","given":"Dheeraj S","non-dropping-particle":"","parse-names":false,"suffix":""},{"dropping-particle":"","family":"Ryan","given":"J","non-dropping-particle":"","parse-names":false,"suffix":""}],"container-title":"Current Opinion in Neurobiology","id":"ITEM-1","issued":{"date-parts":[["2015"]]},"page":"101-109","title":"Memory engram storage and retrieval","type":"article-journal","volume":"35"},"uris":["http://www.mendeley.com/documents/?uuid=5c0a5c2e-4559-42c3-a0bb-8b391126a4c2"]}],"mendeley":{"formattedCitation":"(Tonegawa et al., 2015)","plainTextFormattedCitation":"(Tonegawa et al., 2015)","previouslyFormattedCitation":"(Tonegawa et al., 2015)"},"properties":{"noteIndex":0},"schema":"https://github.com/citation-style-language/schema/raw/master/csl-citation.json"}</w:instrText>
      </w:r>
      <w:r>
        <w:fldChar w:fldCharType="separate"/>
      </w:r>
      <w:r w:rsidRPr="00C04A78">
        <w:rPr>
          <w:noProof/>
        </w:rPr>
        <w:t>Tonegawa et al., 2015</w:t>
      </w:r>
      <w:r>
        <w:fldChar w:fldCharType="end"/>
      </w:r>
      <w:r>
        <w:t xml:space="preserve"> for a review and </w:t>
      </w:r>
      <w:r>
        <w:fldChar w:fldCharType="begin" w:fldLock="1"/>
      </w:r>
      <w:r>
        <w:instrText>ADDIN CSL_CITATION {"citationItems":[{"id":"ITEM-1","itemData":{"DOI":"10.1016/j.neuron.2015.03.032.The","author":[{"dropping-particle":"","family":"Lisman","given":"John","non-dropping-particle":"","parse-names":false,"suffix":""}],"container-title":"Neuron","id":"ITEM-1","issue":"4","issued":{"date-parts":[["2016"]]},"page":"864-882","title":"The challenge of understanding the brain: where we stand in 2015","type":"article-journal","volume":"86"},"uris":["http://www.mendeley.com/documents/?uuid=0bb9bff5-a9dc-4ebe-a52c-a9d19b5c4a96"]}],"mendeley":{"formattedCitation":"(Lisman, 2016)","plainTextFormattedCitation":"(Lisman, 2016)"},"properties":{"noteIndex":0},"schema":"https://github.com/citation-style-language/schema/raw/master/csl-citation.json"}</w:instrText>
      </w:r>
      <w:r>
        <w:fldChar w:fldCharType="separate"/>
      </w:r>
      <w:r w:rsidRPr="00C04A78">
        <w:rPr>
          <w:noProof/>
        </w:rPr>
        <w:t>Lisman, 2016</w:t>
      </w:r>
      <w:r>
        <w:fldChar w:fldCharType="end"/>
      </w:r>
      <w:r>
        <w:t xml:space="preserve"> for a discussion of both of these systems within the context of Marr’s three levels.</w:t>
      </w:r>
    </w:p>
  </w:footnote>
  <w:footnote w:id="32">
    <w:p w14:paraId="21921084" w14:textId="77777777" w:rsidR="006C6BE6" w:rsidRPr="00DA1855" w:rsidRDefault="006C6BE6" w:rsidP="000618AF">
      <w:pPr>
        <w:pStyle w:val="FootnoteText"/>
        <w:rPr>
          <w:i/>
          <w:iCs/>
        </w:rPr>
      </w:pPr>
      <w:r>
        <w:rPr>
          <w:rStyle w:val="FootnoteReference"/>
        </w:rPr>
        <w:footnoteRef/>
      </w:r>
      <w:r>
        <w:t xml:space="preserve"> There is evidence for dopamine’s role in guiding reinforcement in fruit flies </w:t>
      </w:r>
      <w:r>
        <w:fldChar w:fldCharType="begin" w:fldLock="1"/>
      </w:r>
      <w:r>
        <w:instrText>ADDIN CSL_CITATION {"citationItems":[{"id":"ITEM-1","itemData":{"DOI":"10.1016/j.conb.2013.01.005","ISSN":"09594388","PMID":"23391527","abstract":"Reinforcement systems are believed to drive synaptic plasticity within neural circuits that store memories. Recent evidence from the fruit fly suggests that anatomically distinct dopaminergic neurons ultimately provide the key instructive signals for both appetitive and aversive learning. This dual role for dopamine overturns the previous model that octopamine signalled reward and dopamine punishment. More importantly, this anatomically segregated double role for dopamine in reward and aversion mirrors that emerging in mammals. Therefore, an antagonistic organization of distinct reinforcing dopaminegic neurons is a conserved feature of brains. It now seems crucial to understand how the dopaminergic neurons are controlled and what the released dopamine does to the underlying circuits to convey opposite valence. © 2013 Elsevier Ltd.","author":[{"dropping-particle":"","family":"Waddell","given":"Scott","non-dropping-particle":"","parse-names":false,"suffix":""}],"container-title":"Current Opinion in Neurobiology","id":"ITEM-1","issue":"3","issued":{"date-parts":[["2013"]]},"page":"324-329","publisher":"Elsevier Ltd","title":"Reinforcement signalling in Drosophila; dopamine does it all after all","type":"article-journal","volume":"23"},"uris":["http://www.mendeley.com/documents/?uuid=915223f7-de5a-4215-b5dd-7c833552d744"]}],"mendeley":{"formattedCitation":"(Waddell, 2013)","plainTextFormattedCitation":"(Waddell, 2013)","previouslyFormattedCitation":"(Waddell, 2013)"},"properties":{"noteIndex":0},"schema":"https://github.com/citation-style-language/schema/raw/master/csl-citation.json"}</w:instrText>
      </w:r>
      <w:r>
        <w:fldChar w:fldCharType="separate"/>
      </w:r>
      <w:r w:rsidRPr="0071040D">
        <w:rPr>
          <w:noProof/>
        </w:rPr>
        <w:t>(Waddell, 2013)</w:t>
      </w:r>
      <w:r>
        <w:fldChar w:fldCharType="end"/>
      </w:r>
      <w:r>
        <w:t xml:space="preserve"> and sea slugs </w:t>
      </w:r>
      <w:r>
        <w:fldChar w:fldCharType="begin" w:fldLock="1"/>
      </w:r>
      <w:r>
        <w:instrText>ADDIN CSL_CITATION {"citationItems":[{"id":"ITEM-1","itemData":{"DOI":"10.1101/lm.92905","ISSN":"10720502","PMID":"15930499","abstract":"In a recently developed in vitro analog of appetitive classical conditioning of feeding in Aplysia, the unconditioned stimulus (US) was electrical stimulation of the esophageal nerve (En). This nerve is rich in dopamine (DA)-containing processes, which suggests that DA mediates reinforcement during appetitive conditioning. To test this possibility, methylergonovine was used to antagonize DA receptors. Methylergonovine (1 nM) blocked the pairing-specific increase in fictive feeding that is usually induced by in vitro classical conditioning. The present results and previous observation that methylergonovine also blocks the effects of contingent reinforcement in an in vitro analog of appetitive operant conditioning suggest that DA mediates reinforcement for appetitive associative conditioning of feeding in Aplysia. ©2005 by Cold Spring Harbor Laboratory Press.","author":[{"dropping-particle":"","family":"Reyes","given":"Fredy D.","non-dropping-particle":"","parse-names":false,"suffix":""},{"dropping-particle":"","family":"Mozzachiodi","given":"Riccardo","non-dropping-particle":"","parse-names":false,"suffix":""},{"dropping-particle":"","family":"Baxter","given":"Douglas A.","non-dropping-particle":"","parse-names":false,"suffix":""},{"dropping-particle":"","family":"Byrne","given":"John H.","non-dropping-particle":"","parse-names":false,"suffix":""}],"container-title":"Learning and Memory","id":"ITEM-1","issue":"3","issued":{"date-parts":[["2005"]]},"page":"216-220","title":"Reinforcement in an in vitro analog of appetitive classical conditioning of feeding behavior in Aplysia: Blockade by a dopamine antagonist","type":"article-journal","volume":"12"},"uris":["http://www.mendeley.com/documents/?uuid=2137dced-be25-426b-9c1c-b5d151d57aff"]}],"mendeley":{"formattedCitation":"(Reyes et al., 2005)","plainTextFormattedCitation":"(Reyes et al., 2005)","previouslyFormattedCitation":"(Reyes et al., 2005)"},"properties":{"noteIndex":0},"schema":"https://github.com/citation-style-language/schema/raw/master/csl-citation.json"}</w:instrText>
      </w:r>
      <w:r>
        <w:fldChar w:fldCharType="separate"/>
      </w:r>
      <w:r w:rsidRPr="00DA1855">
        <w:rPr>
          <w:noProof/>
        </w:rPr>
        <w:t>(Reyes et al., 2005)</w:t>
      </w:r>
      <w:r>
        <w:fldChar w:fldCharType="end"/>
      </w:r>
      <w:r>
        <w:t xml:space="preserve"> though these are unlikely to be true homologues of the primate reward system. Instead, it is probably likely that conserved dopaminergic systems represent a path of least resistance for the evolution of reward circuits </w:t>
      </w:r>
      <w:r>
        <w:fldChar w:fldCharType="begin" w:fldLock="1"/>
      </w:r>
      <w:r>
        <w:instrText>ADDIN CSL_CITATION {"citationItems":[{"id":"ITEM-1","itemData":{"DOI":"10.3389/fnbeh.2010.00163","ISSN":"16625153","abstract":"Motile animals actively seek out and gather resources they find rewarding, and this is an extremely powerful organizer and motivator of animal behavior. Mammalian studies have revealed interconnected neurobiological systems for reward learning, reward assessment, reinforcement and reward-seeking; all involving the biogenic amine dopamine. The neurobiology of reward-seeking behavioral systems is less well understood in invertebrates, but in many diverse invertebrate groups, reward learning and responses to food rewards also involve dopamine. The obvious exceptions are the arthropods in which the chemically related biogenic amine octopamine has a greater effect on reward learning and reinforcement than dopamine. Here we review the functions of these biogenic amines in behavioral responses to rewards in different animal groups, and discuss these findings in an evolutionary context. © 2010 Barron, Søvik and Cornish.","author":[{"dropping-particle":"","family":"Barron","given":"Andrew B.","non-dropping-particle":"","parse-names":false,"suffix":""},{"dropping-particle":"","family":"Søvik","given":"Eirik","non-dropping-particle":"","parse-names":false,"suffix":""},{"dropping-particle":"","family":"Cornish","given":"Jennifer L.","non-dropping-particle":"","parse-names":false,"suffix":""}],"container-title":"Frontiers in Behavioral Neuroscience","id":"ITEM-1","issue":"OCT","issued":{"date-parts":[["2010"]]},"page":"1-9","title":"The roles of dopamine and related compounds in reward-seeking behavior across animal phyla","type":"article-journal","volume":"4"},"uris":["http://www.mendeley.com/documents/?uuid=08de173e-bfc1-4eb5-8392-c5c4ae78cea6"]}],"mendeley":{"formattedCitation":"(Barron et al., 2010)","plainTextFormattedCitation":"(Barron et al., 2010)","previouslyFormattedCitation":"(Barron et al., 2010)"},"properties":{"noteIndex":0},"schema":"https://github.com/citation-style-language/schema/raw/master/csl-citation.json"}</w:instrText>
      </w:r>
      <w:r>
        <w:fldChar w:fldCharType="separate"/>
      </w:r>
      <w:r w:rsidRPr="00DA1855">
        <w:rPr>
          <w:noProof/>
        </w:rPr>
        <w:t>(Barron et al., 2010)</w:t>
      </w:r>
      <w:r>
        <w:fldChar w:fldCharType="end"/>
      </w:r>
      <w:r>
        <w:t>.</w:t>
      </w:r>
    </w:p>
  </w:footnote>
  <w:footnote w:id="33">
    <w:p w14:paraId="7B905FBB" w14:textId="77777777" w:rsidR="006C6BE6" w:rsidRDefault="006C6BE6" w:rsidP="000618AF">
      <w:pPr>
        <w:pStyle w:val="FootnoteText"/>
      </w:pPr>
      <w:r>
        <w:rPr>
          <w:rStyle w:val="FootnoteReference"/>
        </w:rPr>
        <w:footnoteRef/>
      </w:r>
      <w:r>
        <w:t xml:space="preserve"> We refer to both the medial prefrontal cortex (</w:t>
      </w:r>
      <w:r>
        <w:t xml:space="preserve">mPFC) and orbitofrontal cortex (OFC) as prefrontal cortices in this appendix despite these being anatomically distinct regions. We touch upon why different studies might find activation of one or the other when discussing the replication of BOLD signal activity correlation with bid in human experiments using the BDM and so will not here. A brief discussion can also be found in </w:t>
      </w:r>
      <w:r>
        <w:fldChar w:fldCharType="begin" w:fldLock="1"/>
      </w:r>
      <w:r>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2017)","manualFormatting":"Padoa-Schioppa &amp; Conen, 2017","plainTextFormattedCitation":"(Padoa-Schioppa &amp; Conen, 2017)","previouslyFormattedCitation":"(Padoa-Schioppa &amp; Conen, 2017)"},"properties":{"noteIndex":0},"schema":"https://github.com/citation-style-language/schema/raw/master/csl-citation.json"}</w:instrText>
      </w:r>
      <w:r>
        <w:fldChar w:fldCharType="separate"/>
      </w:r>
      <w:r w:rsidRPr="00E95E95">
        <w:rPr>
          <w:noProof/>
        </w:rPr>
        <w:t>Padoa-Schioppa &amp; Conen, 2017</w:t>
      </w:r>
      <w:r>
        <w:fldChar w:fldCharType="end"/>
      </w:r>
      <w:r>
        <w:t>.</w:t>
      </w:r>
    </w:p>
  </w:footnote>
  <w:footnote w:id="34">
    <w:p w14:paraId="6CB58995" w14:textId="77777777" w:rsidR="006C6BE6" w:rsidRDefault="006C6BE6" w:rsidP="000618AF">
      <w:pPr>
        <w:pStyle w:val="FootnoteText"/>
      </w:pPr>
      <w:r>
        <w:rPr>
          <w:rStyle w:val="FootnoteReference"/>
        </w:rPr>
        <w:footnoteRef/>
      </w:r>
      <w:r>
        <w:t xml:space="preserve"> Though changes in BOLD signal have been found in both these regions during the same task, it is a simplification to conflate the roles of both these regions as we do to some extent here. Both macaque fMRI and single cell electrophysiology studies have found subtle differences in the neuronal activity of the prefrontal cortices and amygdala in Pavlovian </w:t>
      </w:r>
      <w:r>
        <w:fldChar w:fldCharType="begin" w:fldLock="1"/>
      </w:r>
      <w:r>
        <w:instrText>ADDIN CSL_CITATION {"citationItems":[{"id":"ITEM-1","itemData":{"DOI":"10.1016/j.neuron.2017.06.012","ISSN":"10974199","PMID":"28683271","abstract":"The same reward can possess different motivational meaning depending upon its magnitude relative to other rewards. To study the neurophysiological mechanisms mediating assignment of motivational meaning, we recorded the activity of neurons in the amygdala and orbitofrontal cortex (OFC) of monkeys during a Pavlovian task in which the relative amount of liquid reward associated with one conditioned stimulus (CS) was manipulated by changing the reward amount associated with a second CS. Anticipatory licking tracked relative reward magnitude, implying that monkeys integrated information about recent rewards to adjust the motivational meaning of a CS. Upon changes in relative reward magnitude, neural responses to reward-predictive cues updated more rapidly in OFC than amygdala, and activity in OFC but not the amygdala was modulated by recent reward history. These results highlight a distinction between the amygdala and OFC in assessing reward history to support the flexible assignment of motivational meaning to sensory cues. Saez et al. study the mechanisms by which relative reward magnitude is represented in the brain. Orbitofrontal cortex (OFC) and the amygdala both encode relative reward, but OFC plays a predominant role in its computation and updating.","author":[{"dropping-particle":"","family":"Saez","given":"Rebecca A.","non-dropping-particle":"","parse-names":false,"suffix":""},{"dropping-particle":"","family":"Saez","given":"Alexandre","non-dropping-particle":"","parse-names":false,"suffix":""},{"dropping-particle":"","family":"Paton","given":"Joseph J.","non-dropping-particle":"","parse-names":false,"suffix":""},{"dropping-particle":"","family":"Lau","given":"Brian","non-dropping-particle":"","parse-names":false,"suffix":""},{"dropping-particle":"","family":"Salzman","given":"C. Daniel","non-dropping-particle":"","parse-names":false,"suffix":""}],"container-title":"Neuron","id":"ITEM-1","issue":"1","issued":{"date-parts":[["2017"]]},"page":"70-77.e3","publisher":"Elsevier Inc.","title":"Distinct Roles for the Amygdala and Orbitofrontal Cortex in Representing the Relative Amount of Expected Reward","type":"article-journal","volume":"95"},"uris":["http://www.mendeley.com/documents/?uuid=76a8bd5e-e37c-44ea-b708-348b10a87e12"]}],"mendeley":{"formattedCitation":"(Saez et al., 2017)","plainTextFormattedCitation":"(Saez et al., 2017)","previouslyFormattedCitation":"(Saez et al., 2017)"},"properties":{"noteIndex":0},"schema":"https://github.com/citation-style-language/schema/raw/master/csl-citation.json"}</w:instrText>
      </w:r>
      <w:r>
        <w:fldChar w:fldCharType="separate"/>
      </w:r>
      <w:r w:rsidRPr="00BD72C1">
        <w:rPr>
          <w:noProof/>
        </w:rPr>
        <w:t>(Saez et al., 2017)</w:t>
      </w:r>
      <w:r>
        <w:fldChar w:fldCharType="end"/>
      </w:r>
      <w:r>
        <w:t xml:space="preserve"> and credit-assignment </w:t>
      </w:r>
      <w:r>
        <w:fldChar w:fldCharType="begin" w:fldLock="1"/>
      </w:r>
      <w:r>
        <w:instrText>ADDIN CSL_CITATION {"citationItems":[{"id":"ITEM-1","itemData":{"DOI":"10.1016/j.neuron.2015.08.018","ISSN":"10974199","PMID":"26335649","abstract":"Recent studies have challenged the view that orbitofrontal cortex (OFC) and amygdala mediate flexible reward-guided behavior. We trained macaques to perform an object discrimination reversal task during fMRI sessions and identified a lateral OFC (lOFC) region in which activity predicted adaptive win-stay/lose-shift behavior. Amygdala and lOFC activity was more strongly coupled on lose-shift trials. However, lOFC-amygdala coupling was also modulated by the relevance of reward information in a manner consistent with a role in establishing how credit for reward should be assigned. Day-to-day fluctuations in signals and signal coupling were correlated with day-to-day fluctuation in performance. A second experiment confirmed the existence of signals for adaptive stay/shift behavior in lOFC and reflecting irrelevant reward in the amygdala in a probabilistic learning task. Our data demonstrate that OFC and amygdala each make unique contributions to flexible behavior and credit assignment.","author":[{"dropping-particle":"","family":"Chau","given":"Bolton K.H.","non-dropping-particle":"","parse-names":false,"suffix":""},{"dropping-particle":"","family":"Sallet","given":"Jérôme","non-dropping-particle":"","parse-names":false,"suffix":""},{"dropping-particle":"","family":"Papageorgiou","given":"Georgios K.","non-dropping-particle":"","parse-names":false,"suffix":""},{"dropping-particle":"","family":"Noonan","given":"Mary Ann P.","non-dropping-particle":"","parse-names":false,"suffix":""},{"dropping-particle":"","family":"Bell","given":"Andrew H.","non-dropping-particle":"","parse-names":false,"suffix":""},{"dropping-particle":"","family":"Walton","given":"Mark E.","non-dropping-particle":"","parse-names":false,"suffix":""},{"dropping-particle":"","family":"Rushworth","given":"Matthew F.S.","non-dropping-particle":"","parse-names":false,"suffix":""}],"container-title":"Neuron","id":"ITEM-1","issue":"5","issued":{"date-parts":[["2015"]]},"page":"1106-1118","title":"Contrasting Roles for Orbitofrontal Cortex and Amygdala in Credit Assignment and Learning in Macaques","type":"article-journal","volume":"87"},"uris":["http://www.mendeley.com/documents/?uuid=58e9f7b7-6ce8-4b9c-aacf-df4dbeea0f55"]}],"mendeley":{"formattedCitation":"(Chau et al., 2015)","plainTextFormattedCitation":"(Chau et al., 2015)","previouslyFormattedCitation":"(Chau et al., 2015)"},"properties":{"noteIndex":0},"schema":"https://github.com/citation-style-language/schema/raw/master/csl-citation.json"}</w:instrText>
      </w:r>
      <w:r>
        <w:fldChar w:fldCharType="separate"/>
      </w:r>
      <w:r w:rsidRPr="00BD72C1">
        <w:rPr>
          <w:noProof/>
        </w:rPr>
        <w:t>(Chau et al., 2015)</w:t>
      </w:r>
      <w:r>
        <w:fldChar w:fldCharType="end"/>
      </w:r>
      <w:r>
        <w:t xml:space="preserve"> tasks.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A57811"/>
    <w:multiLevelType w:val="hybridMultilevel"/>
    <w:tmpl w:val="5E1260EE"/>
    <w:lvl w:ilvl="0" w:tplc="B56A2C3C">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E10458"/>
    <w:multiLevelType w:val="hybridMultilevel"/>
    <w:tmpl w:val="48CC10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376C0A"/>
    <w:multiLevelType w:val="hybridMultilevel"/>
    <w:tmpl w:val="A336E9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AD512A"/>
    <w:multiLevelType w:val="hybridMultilevel"/>
    <w:tmpl w:val="90F8F6E2"/>
    <w:lvl w:ilvl="0" w:tplc="2DD493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544A1D"/>
    <w:multiLevelType w:val="hybridMultilevel"/>
    <w:tmpl w:val="AE3000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FE2E80"/>
    <w:multiLevelType w:val="hybridMultilevel"/>
    <w:tmpl w:val="8380486C"/>
    <w:lvl w:ilvl="0" w:tplc="023E726E">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dreas Poehlmann">
    <w15:presenceInfo w15:providerId="AD" w15:userId="S::andreas.poehlmann@bayer.com::0cd7b58f-7cc3-4d81-8e5c-e06c74c09a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FF"/>
    <w:rsid w:val="00000F4E"/>
    <w:rsid w:val="000012AC"/>
    <w:rsid w:val="0001268A"/>
    <w:rsid w:val="00017949"/>
    <w:rsid w:val="00036EAC"/>
    <w:rsid w:val="00046C39"/>
    <w:rsid w:val="000479A2"/>
    <w:rsid w:val="00050BD7"/>
    <w:rsid w:val="00054FAB"/>
    <w:rsid w:val="00056A01"/>
    <w:rsid w:val="000570FF"/>
    <w:rsid w:val="000618AF"/>
    <w:rsid w:val="000653D8"/>
    <w:rsid w:val="00072C2E"/>
    <w:rsid w:val="00076065"/>
    <w:rsid w:val="0007718B"/>
    <w:rsid w:val="0009000F"/>
    <w:rsid w:val="00092C4A"/>
    <w:rsid w:val="000946C4"/>
    <w:rsid w:val="000A146F"/>
    <w:rsid w:val="000A75EF"/>
    <w:rsid w:val="000C6983"/>
    <w:rsid w:val="000D07E7"/>
    <w:rsid w:val="000D5C8E"/>
    <w:rsid w:val="000E2E30"/>
    <w:rsid w:val="000E7920"/>
    <w:rsid w:val="000F23C4"/>
    <w:rsid w:val="000F4D1B"/>
    <w:rsid w:val="00101A0A"/>
    <w:rsid w:val="00110248"/>
    <w:rsid w:val="001115CE"/>
    <w:rsid w:val="001150D8"/>
    <w:rsid w:val="00115D65"/>
    <w:rsid w:val="00136070"/>
    <w:rsid w:val="00140A4B"/>
    <w:rsid w:val="0014382D"/>
    <w:rsid w:val="00156668"/>
    <w:rsid w:val="00157064"/>
    <w:rsid w:val="00157987"/>
    <w:rsid w:val="001619ED"/>
    <w:rsid w:val="00180202"/>
    <w:rsid w:val="001839E1"/>
    <w:rsid w:val="00186DE8"/>
    <w:rsid w:val="00192C4F"/>
    <w:rsid w:val="00194300"/>
    <w:rsid w:val="001A1D20"/>
    <w:rsid w:val="001B2B41"/>
    <w:rsid w:val="001B342D"/>
    <w:rsid w:val="001B5FED"/>
    <w:rsid w:val="001C3029"/>
    <w:rsid w:val="001C5584"/>
    <w:rsid w:val="001D3661"/>
    <w:rsid w:val="001D5852"/>
    <w:rsid w:val="001E182C"/>
    <w:rsid w:val="001E3B27"/>
    <w:rsid w:val="001E3FEF"/>
    <w:rsid w:val="00225598"/>
    <w:rsid w:val="00226089"/>
    <w:rsid w:val="00257328"/>
    <w:rsid w:val="00264EA5"/>
    <w:rsid w:val="00266ACD"/>
    <w:rsid w:val="00266FA3"/>
    <w:rsid w:val="00270673"/>
    <w:rsid w:val="0027193E"/>
    <w:rsid w:val="0028111A"/>
    <w:rsid w:val="002832DF"/>
    <w:rsid w:val="00283FEA"/>
    <w:rsid w:val="00285DFE"/>
    <w:rsid w:val="00295D4F"/>
    <w:rsid w:val="002A1482"/>
    <w:rsid w:val="002A4C90"/>
    <w:rsid w:val="002B2034"/>
    <w:rsid w:val="002C0996"/>
    <w:rsid w:val="002C0E60"/>
    <w:rsid w:val="002C178A"/>
    <w:rsid w:val="002D2F48"/>
    <w:rsid w:val="002D37BC"/>
    <w:rsid w:val="002D73CE"/>
    <w:rsid w:val="002E1C34"/>
    <w:rsid w:val="002F206E"/>
    <w:rsid w:val="003127E9"/>
    <w:rsid w:val="0031296E"/>
    <w:rsid w:val="003160B4"/>
    <w:rsid w:val="00322716"/>
    <w:rsid w:val="0032273C"/>
    <w:rsid w:val="00332096"/>
    <w:rsid w:val="003343B6"/>
    <w:rsid w:val="00335094"/>
    <w:rsid w:val="003459BB"/>
    <w:rsid w:val="00346260"/>
    <w:rsid w:val="00354931"/>
    <w:rsid w:val="00356B9E"/>
    <w:rsid w:val="00361E3E"/>
    <w:rsid w:val="00370415"/>
    <w:rsid w:val="00375DE3"/>
    <w:rsid w:val="00387A45"/>
    <w:rsid w:val="003918EF"/>
    <w:rsid w:val="00394D4F"/>
    <w:rsid w:val="00397DE0"/>
    <w:rsid w:val="003A56E5"/>
    <w:rsid w:val="003A64C5"/>
    <w:rsid w:val="003B74A9"/>
    <w:rsid w:val="003C14E3"/>
    <w:rsid w:val="003C29AF"/>
    <w:rsid w:val="003C55BF"/>
    <w:rsid w:val="003D0BFE"/>
    <w:rsid w:val="003D6A96"/>
    <w:rsid w:val="003E04CC"/>
    <w:rsid w:val="00401893"/>
    <w:rsid w:val="004037C2"/>
    <w:rsid w:val="00405122"/>
    <w:rsid w:val="004224D1"/>
    <w:rsid w:val="00427AE4"/>
    <w:rsid w:val="004323F4"/>
    <w:rsid w:val="00433904"/>
    <w:rsid w:val="00464962"/>
    <w:rsid w:val="004770AD"/>
    <w:rsid w:val="00480686"/>
    <w:rsid w:val="0049332D"/>
    <w:rsid w:val="004A71FF"/>
    <w:rsid w:val="004B20A2"/>
    <w:rsid w:val="004B3143"/>
    <w:rsid w:val="004B7179"/>
    <w:rsid w:val="004C356E"/>
    <w:rsid w:val="004C59BC"/>
    <w:rsid w:val="004E4613"/>
    <w:rsid w:val="004E46CE"/>
    <w:rsid w:val="004F3671"/>
    <w:rsid w:val="004F738D"/>
    <w:rsid w:val="005006DA"/>
    <w:rsid w:val="00522267"/>
    <w:rsid w:val="005225D6"/>
    <w:rsid w:val="0052431D"/>
    <w:rsid w:val="00534FAB"/>
    <w:rsid w:val="005471D4"/>
    <w:rsid w:val="00551993"/>
    <w:rsid w:val="005556F3"/>
    <w:rsid w:val="00555B06"/>
    <w:rsid w:val="005569B4"/>
    <w:rsid w:val="00560385"/>
    <w:rsid w:val="005611AE"/>
    <w:rsid w:val="00571AE9"/>
    <w:rsid w:val="005818FB"/>
    <w:rsid w:val="005841F9"/>
    <w:rsid w:val="0058545C"/>
    <w:rsid w:val="00592B2C"/>
    <w:rsid w:val="00593816"/>
    <w:rsid w:val="005A0EAA"/>
    <w:rsid w:val="005B4BC5"/>
    <w:rsid w:val="005B66BB"/>
    <w:rsid w:val="005C27F9"/>
    <w:rsid w:val="005C4318"/>
    <w:rsid w:val="005C77A5"/>
    <w:rsid w:val="005C7827"/>
    <w:rsid w:val="005E2514"/>
    <w:rsid w:val="005E5032"/>
    <w:rsid w:val="005F13CF"/>
    <w:rsid w:val="005F28DF"/>
    <w:rsid w:val="00603906"/>
    <w:rsid w:val="00604F99"/>
    <w:rsid w:val="00612838"/>
    <w:rsid w:val="00615D8E"/>
    <w:rsid w:val="0061606B"/>
    <w:rsid w:val="006177AD"/>
    <w:rsid w:val="00623009"/>
    <w:rsid w:val="00630141"/>
    <w:rsid w:val="006355F5"/>
    <w:rsid w:val="00635646"/>
    <w:rsid w:val="00637F34"/>
    <w:rsid w:val="006579D8"/>
    <w:rsid w:val="00664DCE"/>
    <w:rsid w:val="006725C6"/>
    <w:rsid w:val="00676CF8"/>
    <w:rsid w:val="006903B0"/>
    <w:rsid w:val="00690756"/>
    <w:rsid w:val="00691777"/>
    <w:rsid w:val="006A087B"/>
    <w:rsid w:val="006A1692"/>
    <w:rsid w:val="006A52B7"/>
    <w:rsid w:val="006A5569"/>
    <w:rsid w:val="006A5BAB"/>
    <w:rsid w:val="006A6C3E"/>
    <w:rsid w:val="006B6683"/>
    <w:rsid w:val="006B7969"/>
    <w:rsid w:val="006C2779"/>
    <w:rsid w:val="006C6BE6"/>
    <w:rsid w:val="006D0598"/>
    <w:rsid w:val="006D1F99"/>
    <w:rsid w:val="006D2250"/>
    <w:rsid w:val="006D7D62"/>
    <w:rsid w:val="006F2716"/>
    <w:rsid w:val="00702B0A"/>
    <w:rsid w:val="00711349"/>
    <w:rsid w:val="0071354C"/>
    <w:rsid w:val="007137B8"/>
    <w:rsid w:val="00726AAD"/>
    <w:rsid w:val="007413C6"/>
    <w:rsid w:val="00754831"/>
    <w:rsid w:val="00765D32"/>
    <w:rsid w:val="00770288"/>
    <w:rsid w:val="00776F5B"/>
    <w:rsid w:val="007772CB"/>
    <w:rsid w:val="007852F2"/>
    <w:rsid w:val="00785488"/>
    <w:rsid w:val="00785BE0"/>
    <w:rsid w:val="007923F8"/>
    <w:rsid w:val="007A3397"/>
    <w:rsid w:val="007B5E71"/>
    <w:rsid w:val="007C3B3E"/>
    <w:rsid w:val="007C44DE"/>
    <w:rsid w:val="007C6AA6"/>
    <w:rsid w:val="00805709"/>
    <w:rsid w:val="00810FFE"/>
    <w:rsid w:val="00833640"/>
    <w:rsid w:val="00845A2F"/>
    <w:rsid w:val="00852E65"/>
    <w:rsid w:val="00870656"/>
    <w:rsid w:val="00872605"/>
    <w:rsid w:val="00892573"/>
    <w:rsid w:val="00893C6E"/>
    <w:rsid w:val="0089479A"/>
    <w:rsid w:val="008A1F05"/>
    <w:rsid w:val="008A26E6"/>
    <w:rsid w:val="008A591D"/>
    <w:rsid w:val="008A6854"/>
    <w:rsid w:val="008B1B5B"/>
    <w:rsid w:val="008B35DA"/>
    <w:rsid w:val="008B3A3E"/>
    <w:rsid w:val="008B45B5"/>
    <w:rsid w:val="008C52A2"/>
    <w:rsid w:val="008C6180"/>
    <w:rsid w:val="008D0760"/>
    <w:rsid w:val="008D69A0"/>
    <w:rsid w:val="008E6953"/>
    <w:rsid w:val="008F1927"/>
    <w:rsid w:val="008F53C2"/>
    <w:rsid w:val="008F5CB0"/>
    <w:rsid w:val="008F7901"/>
    <w:rsid w:val="008F7D88"/>
    <w:rsid w:val="00903B9A"/>
    <w:rsid w:val="009057FA"/>
    <w:rsid w:val="0090595D"/>
    <w:rsid w:val="0091061B"/>
    <w:rsid w:val="00911C63"/>
    <w:rsid w:val="00917856"/>
    <w:rsid w:val="00920644"/>
    <w:rsid w:val="009368A6"/>
    <w:rsid w:val="00941A0D"/>
    <w:rsid w:val="009435EA"/>
    <w:rsid w:val="009444D6"/>
    <w:rsid w:val="00945C0E"/>
    <w:rsid w:val="0095497C"/>
    <w:rsid w:val="009551C8"/>
    <w:rsid w:val="009564B2"/>
    <w:rsid w:val="009643AC"/>
    <w:rsid w:val="00966DF5"/>
    <w:rsid w:val="00971152"/>
    <w:rsid w:val="00977A84"/>
    <w:rsid w:val="00980C27"/>
    <w:rsid w:val="009916AA"/>
    <w:rsid w:val="009961C2"/>
    <w:rsid w:val="0099735E"/>
    <w:rsid w:val="009A2C06"/>
    <w:rsid w:val="009A3945"/>
    <w:rsid w:val="009A50CB"/>
    <w:rsid w:val="009B2022"/>
    <w:rsid w:val="009B54C9"/>
    <w:rsid w:val="009C57C2"/>
    <w:rsid w:val="009F4A40"/>
    <w:rsid w:val="009F6B3C"/>
    <w:rsid w:val="009F6C6D"/>
    <w:rsid w:val="009F715E"/>
    <w:rsid w:val="009F7A42"/>
    <w:rsid w:val="00A06A3F"/>
    <w:rsid w:val="00A06B22"/>
    <w:rsid w:val="00A17511"/>
    <w:rsid w:val="00A201B6"/>
    <w:rsid w:val="00A31722"/>
    <w:rsid w:val="00A3753B"/>
    <w:rsid w:val="00A409A7"/>
    <w:rsid w:val="00A417F9"/>
    <w:rsid w:val="00A47500"/>
    <w:rsid w:val="00A54430"/>
    <w:rsid w:val="00A6632A"/>
    <w:rsid w:val="00A676D1"/>
    <w:rsid w:val="00A73ACF"/>
    <w:rsid w:val="00A7494A"/>
    <w:rsid w:val="00A75B15"/>
    <w:rsid w:val="00A76871"/>
    <w:rsid w:val="00A87409"/>
    <w:rsid w:val="00A90542"/>
    <w:rsid w:val="00A905F9"/>
    <w:rsid w:val="00AA0874"/>
    <w:rsid w:val="00AA4DA8"/>
    <w:rsid w:val="00AC63BD"/>
    <w:rsid w:val="00AC77F7"/>
    <w:rsid w:val="00AD101F"/>
    <w:rsid w:val="00AD314F"/>
    <w:rsid w:val="00AD4CEC"/>
    <w:rsid w:val="00AE092E"/>
    <w:rsid w:val="00AF2226"/>
    <w:rsid w:val="00AF3525"/>
    <w:rsid w:val="00B03A00"/>
    <w:rsid w:val="00B07EA6"/>
    <w:rsid w:val="00B2274C"/>
    <w:rsid w:val="00B31203"/>
    <w:rsid w:val="00B3761B"/>
    <w:rsid w:val="00B400E3"/>
    <w:rsid w:val="00B406E9"/>
    <w:rsid w:val="00B423B2"/>
    <w:rsid w:val="00B42671"/>
    <w:rsid w:val="00B47886"/>
    <w:rsid w:val="00B5113D"/>
    <w:rsid w:val="00B52537"/>
    <w:rsid w:val="00B61727"/>
    <w:rsid w:val="00B618D9"/>
    <w:rsid w:val="00B73882"/>
    <w:rsid w:val="00B77BA7"/>
    <w:rsid w:val="00B81021"/>
    <w:rsid w:val="00B81F4D"/>
    <w:rsid w:val="00B8223A"/>
    <w:rsid w:val="00B90F2D"/>
    <w:rsid w:val="00BB3DA8"/>
    <w:rsid w:val="00BB3E70"/>
    <w:rsid w:val="00BC02D9"/>
    <w:rsid w:val="00BC17D8"/>
    <w:rsid w:val="00BC182D"/>
    <w:rsid w:val="00BC2D62"/>
    <w:rsid w:val="00BD131F"/>
    <w:rsid w:val="00BE378C"/>
    <w:rsid w:val="00BE44C4"/>
    <w:rsid w:val="00BE66FF"/>
    <w:rsid w:val="00BF3195"/>
    <w:rsid w:val="00C0284B"/>
    <w:rsid w:val="00C21775"/>
    <w:rsid w:val="00C21F5B"/>
    <w:rsid w:val="00C2225C"/>
    <w:rsid w:val="00C24FD5"/>
    <w:rsid w:val="00C267F7"/>
    <w:rsid w:val="00C357CD"/>
    <w:rsid w:val="00C44126"/>
    <w:rsid w:val="00C44305"/>
    <w:rsid w:val="00C477A7"/>
    <w:rsid w:val="00C511B8"/>
    <w:rsid w:val="00C548DC"/>
    <w:rsid w:val="00C57E9A"/>
    <w:rsid w:val="00C652DC"/>
    <w:rsid w:val="00C6642B"/>
    <w:rsid w:val="00C71654"/>
    <w:rsid w:val="00C72F04"/>
    <w:rsid w:val="00C76237"/>
    <w:rsid w:val="00C8066C"/>
    <w:rsid w:val="00C81EC9"/>
    <w:rsid w:val="00C82BAC"/>
    <w:rsid w:val="00C82BB6"/>
    <w:rsid w:val="00CA2530"/>
    <w:rsid w:val="00CA3AC4"/>
    <w:rsid w:val="00CA608C"/>
    <w:rsid w:val="00CB2797"/>
    <w:rsid w:val="00CD3967"/>
    <w:rsid w:val="00CD4E83"/>
    <w:rsid w:val="00CF2A88"/>
    <w:rsid w:val="00CF44D5"/>
    <w:rsid w:val="00CF6AF8"/>
    <w:rsid w:val="00D06DD5"/>
    <w:rsid w:val="00D22622"/>
    <w:rsid w:val="00D25DDD"/>
    <w:rsid w:val="00D3125E"/>
    <w:rsid w:val="00D557B0"/>
    <w:rsid w:val="00D6368E"/>
    <w:rsid w:val="00D71E77"/>
    <w:rsid w:val="00D72E87"/>
    <w:rsid w:val="00D73399"/>
    <w:rsid w:val="00D95935"/>
    <w:rsid w:val="00DA405F"/>
    <w:rsid w:val="00DB09FD"/>
    <w:rsid w:val="00DC26CC"/>
    <w:rsid w:val="00DC4435"/>
    <w:rsid w:val="00DC5B87"/>
    <w:rsid w:val="00DD22D3"/>
    <w:rsid w:val="00DD28DF"/>
    <w:rsid w:val="00DE4D6D"/>
    <w:rsid w:val="00E005ED"/>
    <w:rsid w:val="00E128BF"/>
    <w:rsid w:val="00E14DE9"/>
    <w:rsid w:val="00E26079"/>
    <w:rsid w:val="00E26DBC"/>
    <w:rsid w:val="00E35371"/>
    <w:rsid w:val="00E4183B"/>
    <w:rsid w:val="00E476CD"/>
    <w:rsid w:val="00E57644"/>
    <w:rsid w:val="00E6058E"/>
    <w:rsid w:val="00E6351A"/>
    <w:rsid w:val="00E71334"/>
    <w:rsid w:val="00E75D86"/>
    <w:rsid w:val="00E91389"/>
    <w:rsid w:val="00EA1DAD"/>
    <w:rsid w:val="00EA20F6"/>
    <w:rsid w:val="00EA38D0"/>
    <w:rsid w:val="00EA5528"/>
    <w:rsid w:val="00EA5AE1"/>
    <w:rsid w:val="00EC0A2A"/>
    <w:rsid w:val="00ED7681"/>
    <w:rsid w:val="00EE1451"/>
    <w:rsid w:val="00EE58C0"/>
    <w:rsid w:val="00EE5D90"/>
    <w:rsid w:val="00EE733D"/>
    <w:rsid w:val="00EF0B60"/>
    <w:rsid w:val="00EF78DA"/>
    <w:rsid w:val="00F010BA"/>
    <w:rsid w:val="00F025E6"/>
    <w:rsid w:val="00F045C7"/>
    <w:rsid w:val="00F055F9"/>
    <w:rsid w:val="00F05917"/>
    <w:rsid w:val="00F10BA6"/>
    <w:rsid w:val="00F242B4"/>
    <w:rsid w:val="00F2797D"/>
    <w:rsid w:val="00F3282D"/>
    <w:rsid w:val="00F5620A"/>
    <w:rsid w:val="00F562F1"/>
    <w:rsid w:val="00F623C3"/>
    <w:rsid w:val="00F62AA4"/>
    <w:rsid w:val="00F667DD"/>
    <w:rsid w:val="00F709D8"/>
    <w:rsid w:val="00F77DBB"/>
    <w:rsid w:val="00FA318B"/>
    <w:rsid w:val="00FA374C"/>
    <w:rsid w:val="00FA6C75"/>
    <w:rsid w:val="00FB794B"/>
    <w:rsid w:val="00FB7E54"/>
    <w:rsid w:val="00FC0BAF"/>
    <w:rsid w:val="00FC519F"/>
    <w:rsid w:val="00FD3FE4"/>
    <w:rsid w:val="00FE0D9F"/>
    <w:rsid w:val="00FE30EC"/>
    <w:rsid w:val="00FF36E0"/>
    <w:rsid w:val="00FF4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F1127"/>
  <w15:chartTrackingRefBased/>
  <w15:docId w15:val="{BFD3AA40-C531-4268-90B8-14507979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A71FF"/>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styleId="FootnoteText">
    <w:name w:val="footnote text"/>
    <w:basedOn w:val="Normal"/>
    <w:link w:val="FootnoteTextChar"/>
    <w:uiPriority w:val="99"/>
    <w:unhideWhenUsed/>
    <w:rsid w:val="004A71FF"/>
    <w:pPr>
      <w:widowControl w:val="0"/>
      <w:suppressAutoHyphens/>
      <w:autoSpaceDN w:val="0"/>
      <w:spacing w:after="0" w:line="240" w:lineRule="auto"/>
      <w:textAlignment w:val="baseline"/>
    </w:pPr>
    <w:rPr>
      <w:rFonts w:ascii="Times New Roman" w:eastAsia="SimSun" w:hAnsi="Times New Roman" w:cs="Mangal"/>
      <w:kern w:val="3"/>
      <w:sz w:val="20"/>
      <w:szCs w:val="18"/>
      <w:lang w:eastAsia="zh-CN" w:bidi="hi-IN"/>
    </w:rPr>
  </w:style>
  <w:style w:type="character" w:customStyle="1" w:styleId="FootnoteTextChar">
    <w:name w:val="Footnote Text Char"/>
    <w:basedOn w:val="DefaultParagraphFont"/>
    <w:link w:val="FootnoteText"/>
    <w:uiPriority w:val="99"/>
    <w:semiHidden/>
    <w:rsid w:val="004A71FF"/>
    <w:rPr>
      <w:rFonts w:ascii="Times New Roman" w:eastAsia="SimSun" w:hAnsi="Times New Roman" w:cs="Mangal"/>
      <w:kern w:val="3"/>
      <w:sz w:val="20"/>
      <w:szCs w:val="18"/>
      <w:lang w:eastAsia="zh-CN" w:bidi="hi-IN"/>
    </w:rPr>
  </w:style>
  <w:style w:type="character" w:styleId="FootnoteReference">
    <w:name w:val="footnote reference"/>
    <w:basedOn w:val="DefaultParagraphFont"/>
    <w:uiPriority w:val="99"/>
    <w:unhideWhenUsed/>
    <w:rsid w:val="004A71FF"/>
    <w:rPr>
      <w:vertAlign w:val="superscript"/>
    </w:rPr>
  </w:style>
  <w:style w:type="paragraph" w:styleId="NormalWeb">
    <w:name w:val="Normal (Web)"/>
    <w:basedOn w:val="Normal"/>
    <w:uiPriority w:val="99"/>
    <w:semiHidden/>
    <w:unhideWhenUsed/>
    <w:rsid w:val="004A71F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A26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6E6"/>
    <w:rPr>
      <w:rFonts w:ascii="Segoe UI" w:hAnsi="Segoe UI" w:cs="Segoe UI"/>
      <w:sz w:val="18"/>
      <w:szCs w:val="18"/>
    </w:rPr>
  </w:style>
  <w:style w:type="paragraph" w:customStyle="1" w:styleId="Textbody">
    <w:name w:val="Text body"/>
    <w:basedOn w:val="Normal"/>
    <w:rsid w:val="00754831"/>
    <w:pPr>
      <w:widowControl w:val="0"/>
      <w:suppressAutoHyphens/>
      <w:autoSpaceDN w:val="0"/>
      <w:spacing w:after="120" w:line="240" w:lineRule="auto"/>
      <w:textAlignment w:val="baseline"/>
    </w:pPr>
    <w:rPr>
      <w:rFonts w:ascii="Times New Roman" w:eastAsia="SimSun" w:hAnsi="Times New Roman" w:cs="Arial"/>
      <w:kern w:val="3"/>
      <w:sz w:val="24"/>
      <w:szCs w:val="24"/>
      <w:lang w:eastAsia="zh-CN" w:bidi="hi-IN"/>
    </w:rPr>
  </w:style>
  <w:style w:type="paragraph" w:styleId="Caption">
    <w:name w:val="caption"/>
    <w:basedOn w:val="Normal"/>
    <w:uiPriority w:val="35"/>
    <w:qFormat/>
    <w:rsid w:val="00754831"/>
    <w:pPr>
      <w:widowControl w:val="0"/>
      <w:suppressLineNumbers/>
      <w:suppressAutoHyphens/>
      <w:autoSpaceDN w:val="0"/>
      <w:spacing w:before="120" w:after="120" w:line="240" w:lineRule="auto"/>
      <w:textAlignment w:val="baseline"/>
    </w:pPr>
    <w:rPr>
      <w:rFonts w:ascii="Times New Roman" w:eastAsia="SimSun" w:hAnsi="Times New Roman" w:cs="Arial"/>
      <w:i/>
      <w:iCs/>
      <w:kern w:val="3"/>
      <w:sz w:val="24"/>
      <w:szCs w:val="24"/>
      <w:lang w:eastAsia="zh-CN" w:bidi="hi-IN"/>
    </w:rPr>
  </w:style>
  <w:style w:type="character" w:styleId="PlaceholderText">
    <w:name w:val="Placeholder Text"/>
    <w:basedOn w:val="DefaultParagraphFont"/>
    <w:uiPriority w:val="99"/>
    <w:semiHidden/>
    <w:rsid w:val="002D2F48"/>
    <w:rPr>
      <w:color w:val="808080"/>
    </w:rPr>
  </w:style>
  <w:style w:type="paragraph" w:styleId="ListParagraph">
    <w:name w:val="List Paragraph"/>
    <w:basedOn w:val="Normal"/>
    <w:qFormat/>
    <w:rsid w:val="00770288"/>
    <w:pPr>
      <w:ind w:left="720"/>
      <w:contextualSpacing/>
    </w:pPr>
  </w:style>
  <w:style w:type="character" w:styleId="Hyperlink">
    <w:name w:val="Hyperlink"/>
    <w:basedOn w:val="DefaultParagraphFont"/>
    <w:uiPriority w:val="99"/>
    <w:unhideWhenUsed/>
    <w:rsid w:val="00770288"/>
    <w:rPr>
      <w:color w:val="0563C1" w:themeColor="hyperlink"/>
      <w:u w:val="single"/>
    </w:rPr>
  </w:style>
  <w:style w:type="character" w:styleId="UnresolvedMention">
    <w:name w:val="Unresolved Mention"/>
    <w:basedOn w:val="DefaultParagraphFont"/>
    <w:uiPriority w:val="99"/>
    <w:semiHidden/>
    <w:unhideWhenUsed/>
    <w:rsid w:val="00770288"/>
    <w:rPr>
      <w:color w:val="605E5C"/>
      <w:shd w:val="clear" w:color="auto" w:fill="E1DFDD"/>
    </w:rPr>
  </w:style>
  <w:style w:type="character" w:customStyle="1" w:styleId="FootnoteCharacters">
    <w:name w:val="Footnote Characters"/>
    <w:rsid w:val="009C57C2"/>
  </w:style>
  <w:style w:type="character" w:styleId="FollowedHyperlink">
    <w:name w:val="FollowedHyperlink"/>
    <w:basedOn w:val="DefaultParagraphFont"/>
    <w:uiPriority w:val="99"/>
    <w:semiHidden/>
    <w:unhideWhenUsed/>
    <w:rsid w:val="00BB3E70"/>
    <w:rPr>
      <w:color w:val="954F72" w:themeColor="followedHyperlink"/>
      <w:u w:val="single"/>
    </w:rPr>
  </w:style>
  <w:style w:type="character" w:styleId="EndnoteReference">
    <w:name w:val="endnote reference"/>
    <w:basedOn w:val="DefaultParagraphFont"/>
    <w:uiPriority w:val="99"/>
    <w:semiHidden/>
    <w:unhideWhenUsed/>
    <w:rsid w:val="00CD3967"/>
    <w:rPr>
      <w:vertAlign w:val="superscript"/>
    </w:rPr>
  </w:style>
  <w:style w:type="paragraph" w:styleId="Header">
    <w:name w:val="header"/>
    <w:basedOn w:val="Normal"/>
    <w:link w:val="HeaderChar"/>
    <w:uiPriority w:val="99"/>
    <w:unhideWhenUsed/>
    <w:rsid w:val="00BF3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195"/>
  </w:style>
  <w:style w:type="paragraph" w:styleId="Footer">
    <w:name w:val="footer"/>
    <w:basedOn w:val="Normal"/>
    <w:link w:val="FooterChar"/>
    <w:uiPriority w:val="99"/>
    <w:unhideWhenUsed/>
    <w:rsid w:val="00BF3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195"/>
  </w:style>
  <w:style w:type="character" w:styleId="CommentReference">
    <w:name w:val="annotation reference"/>
    <w:basedOn w:val="DefaultParagraphFont"/>
    <w:uiPriority w:val="99"/>
    <w:semiHidden/>
    <w:unhideWhenUsed/>
    <w:rsid w:val="005C77A5"/>
    <w:rPr>
      <w:sz w:val="16"/>
      <w:szCs w:val="16"/>
    </w:rPr>
  </w:style>
  <w:style w:type="paragraph" w:styleId="CommentText">
    <w:name w:val="annotation text"/>
    <w:basedOn w:val="Normal"/>
    <w:link w:val="CommentTextChar"/>
    <w:uiPriority w:val="99"/>
    <w:semiHidden/>
    <w:unhideWhenUsed/>
    <w:rsid w:val="005C77A5"/>
    <w:pPr>
      <w:spacing w:line="240" w:lineRule="auto"/>
    </w:pPr>
    <w:rPr>
      <w:sz w:val="20"/>
      <w:szCs w:val="20"/>
    </w:rPr>
  </w:style>
  <w:style w:type="character" w:customStyle="1" w:styleId="CommentTextChar">
    <w:name w:val="Comment Text Char"/>
    <w:basedOn w:val="DefaultParagraphFont"/>
    <w:link w:val="CommentText"/>
    <w:uiPriority w:val="99"/>
    <w:semiHidden/>
    <w:rsid w:val="005C77A5"/>
    <w:rPr>
      <w:sz w:val="20"/>
      <w:szCs w:val="20"/>
    </w:rPr>
  </w:style>
  <w:style w:type="paragraph" w:styleId="CommentSubject">
    <w:name w:val="annotation subject"/>
    <w:basedOn w:val="CommentText"/>
    <w:next w:val="CommentText"/>
    <w:link w:val="CommentSubjectChar"/>
    <w:uiPriority w:val="99"/>
    <w:semiHidden/>
    <w:unhideWhenUsed/>
    <w:rsid w:val="005C77A5"/>
    <w:rPr>
      <w:b/>
      <w:bCs/>
    </w:rPr>
  </w:style>
  <w:style w:type="character" w:customStyle="1" w:styleId="CommentSubjectChar">
    <w:name w:val="Comment Subject Char"/>
    <w:basedOn w:val="CommentTextChar"/>
    <w:link w:val="CommentSubject"/>
    <w:uiPriority w:val="99"/>
    <w:semiHidden/>
    <w:rsid w:val="005C77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bear.warrington.ufl.edu/brenner/mar7588/Papers/slovic-ampsy1995.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A68F3-F573-4CAD-BB34-514123C8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63563</Words>
  <Characters>362315</Characters>
  <Application>Microsoft Office Word</Application>
  <DocSecurity>0</DocSecurity>
  <Lines>3019</Lines>
  <Paragraphs>850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2</cp:revision>
  <cp:lastPrinted>2020-11-19T10:00:00Z</cp:lastPrinted>
  <dcterms:created xsi:type="dcterms:W3CDTF">2021-01-18T23:21:00Z</dcterms:created>
  <dcterms:modified xsi:type="dcterms:W3CDTF">2021-01-18T23:21:00Z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